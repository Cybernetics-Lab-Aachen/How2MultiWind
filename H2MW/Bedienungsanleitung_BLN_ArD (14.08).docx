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71474" w14:textId="77777777" w:rsidR="0077282F" w:rsidRDefault="0077282F"/>
    <w:p w14:paraId="619880CD" w14:textId="77777777" w:rsidR="00CF6F51" w:rsidRDefault="00CF6F51"/>
    <w:p w14:paraId="3292306F" w14:textId="77777777" w:rsidR="0077282F" w:rsidRDefault="0077282F"/>
    <w:sdt>
      <w:sdtPr>
        <w:rPr>
          <w:rFonts w:ascii="Arial" w:eastAsiaTheme="minorHAnsi" w:hAnsi="Arial" w:cs="Arial"/>
          <w:b/>
          <w:sz w:val="96"/>
          <w:szCs w:val="96"/>
          <w:lang w:val="de-DE" w:eastAsia="en-US"/>
        </w:rPr>
        <w:id w:val="1503313985"/>
        <w:docPartObj>
          <w:docPartGallery w:val="Cover Pages"/>
          <w:docPartUnique/>
        </w:docPartObj>
      </w:sdtPr>
      <w:sdtEndPr>
        <w:rPr>
          <w:bCs/>
          <w:sz w:val="48"/>
          <w:szCs w:val="48"/>
        </w:rPr>
      </w:sdtEndPr>
      <w:sdtContent>
        <w:tbl>
          <w:tblPr>
            <w:tblW w:w="5000" w:type="pct"/>
            <w:jc w:val="center"/>
            <w:tblLook w:val="04A0" w:firstRow="1" w:lastRow="0" w:firstColumn="1" w:lastColumn="0" w:noHBand="0" w:noVBand="1"/>
          </w:tblPr>
          <w:tblGrid>
            <w:gridCol w:w="12404"/>
          </w:tblGrid>
          <w:tr w:rsidR="00A56D83" w14:paraId="464C45BC" w14:textId="77777777">
            <w:trPr>
              <w:trHeight w:val="1440"/>
              <w:jc w:val="center"/>
            </w:trPr>
            <w:sdt>
              <w:sdtPr>
                <w:rPr>
                  <w:rFonts w:ascii="Arial" w:eastAsiaTheme="minorHAnsi" w:hAnsi="Arial" w:cs="Arial"/>
                  <w:b/>
                  <w:sz w:val="96"/>
                  <w:szCs w:val="96"/>
                  <w:lang w:val="de-DE"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rPr>
                  <w:rFonts w:eastAsiaTheme="minorEastAsia"/>
                  <w:lang w:val="en-US" w:eastAsia="ja-JP"/>
                </w:rPr>
              </w:sdtEndPr>
              <w:sdtContent>
                <w:tc>
                  <w:tcPr>
                    <w:tcW w:w="5000" w:type="pct"/>
                    <w:tcBorders>
                      <w:bottom w:val="single" w:sz="4" w:space="0" w:color="4472C4" w:themeColor="accent1"/>
                    </w:tcBorders>
                    <w:vAlign w:val="center"/>
                  </w:tcPr>
                  <w:p w14:paraId="2D58E4BF" w14:textId="77777777" w:rsidR="00A56D83" w:rsidRDefault="00A56D83">
                    <w:pPr>
                      <w:pStyle w:val="NoSpacing"/>
                      <w:jc w:val="center"/>
                      <w:rPr>
                        <w:rFonts w:asciiTheme="majorHAnsi" w:eastAsiaTheme="majorEastAsia" w:hAnsiTheme="majorHAnsi" w:cstheme="majorBidi"/>
                        <w:sz w:val="80"/>
                        <w:szCs w:val="80"/>
                      </w:rPr>
                    </w:pPr>
                    <w:proofErr w:type="spellStart"/>
                    <w:r w:rsidRPr="00A56D83">
                      <w:rPr>
                        <w:rFonts w:ascii="Arial" w:hAnsi="Arial" w:cs="Arial"/>
                        <w:b/>
                        <w:sz w:val="96"/>
                        <w:szCs w:val="96"/>
                      </w:rPr>
                      <w:t>Bedienungsanleitung</w:t>
                    </w:r>
                    <w:proofErr w:type="spellEnd"/>
                  </w:p>
                </w:tc>
              </w:sdtContent>
            </w:sdt>
          </w:tr>
          <w:tr w:rsidR="00A56D83" w14:paraId="0985A45A" w14:textId="77777777">
            <w:trPr>
              <w:trHeight w:val="360"/>
              <w:jc w:val="center"/>
            </w:trPr>
            <w:tc>
              <w:tcPr>
                <w:tcW w:w="5000" w:type="pct"/>
                <w:vAlign w:val="center"/>
              </w:tcPr>
              <w:p w14:paraId="771C08AC" w14:textId="77777777" w:rsidR="00A56D83" w:rsidRDefault="00A56D83">
                <w:pPr>
                  <w:pStyle w:val="NoSpacing"/>
                  <w:jc w:val="center"/>
                </w:pPr>
              </w:p>
            </w:tc>
          </w:tr>
        </w:tbl>
        <w:p w14:paraId="66FEB987" w14:textId="03CECC0F" w:rsidR="00A56D83" w:rsidRPr="00CD1B05" w:rsidRDefault="00CD1B05" w:rsidP="00CD1B05">
          <w:pPr>
            <w:jc w:val="center"/>
            <w:rPr>
              <w:rFonts w:ascii="Arial" w:hAnsi="Arial" w:cs="Arial"/>
              <w:sz w:val="44"/>
              <w:szCs w:val="44"/>
            </w:rPr>
          </w:pPr>
          <w:r w:rsidRPr="00CD1B05">
            <w:rPr>
              <w:rFonts w:ascii="Arial" w:hAnsi="Arial" w:cs="Arial"/>
              <w:sz w:val="44"/>
              <w:szCs w:val="44"/>
            </w:rPr>
            <w:t>How2MultiWind</w:t>
          </w:r>
          <w:r w:rsidR="008768DB">
            <w:rPr>
              <w:rFonts w:ascii="Arial" w:hAnsi="Arial" w:cs="Arial"/>
              <w:sz w:val="44"/>
              <w:szCs w:val="44"/>
            </w:rPr>
            <w:t>-</w:t>
          </w:r>
          <w:r w:rsidRPr="00CD1B05">
            <w:rPr>
              <w:rFonts w:ascii="Arial" w:hAnsi="Arial" w:cs="Arial"/>
              <w:sz w:val="44"/>
              <w:szCs w:val="44"/>
            </w:rPr>
            <w:t>Demonstrator</w:t>
          </w:r>
        </w:p>
        <w:p w14:paraId="55207005" w14:textId="77777777" w:rsidR="00A56D83" w:rsidRDefault="00A56D83"/>
        <w:p w14:paraId="587652F2" w14:textId="77777777" w:rsidR="00A56D83" w:rsidRDefault="00CD1B05">
          <w:pPr>
            <w:rPr>
              <w:rFonts w:ascii="Arial" w:hAnsi="Arial" w:cs="Arial"/>
              <w:b/>
              <w:bCs/>
              <w:sz w:val="48"/>
              <w:szCs w:val="48"/>
            </w:rPr>
          </w:pPr>
          <w:r>
            <w:rPr>
              <w:noProof/>
              <w:lang w:eastAsia="de-DE"/>
            </w:rPr>
            <w:drawing>
              <wp:anchor distT="0" distB="0" distL="114300" distR="114300" simplePos="0" relativeHeight="251662336" behindDoc="0" locked="0" layoutInCell="1" allowOverlap="1" wp14:anchorId="08EC350D" wp14:editId="68BBE626">
                <wp:simplePos x="0" y="0"/>
                <wp:positionH relativeFrom="column">
                  <wp:posOffset>1276985</wp:posOffset>
                </wp:positionH>
                <wp:positionV relativeFrom="paragraph">
                  <wp:posOffset>393700</wp:posOffset>
                </wp:positionV>
                <wp:extent cx="5095240" cy="150177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8" cstate="print">
                          <a:extLst>
                            <a:ext uri="{28A0092B-C50C-407E-A947-70E740481C1C}">
                              <a14:useLocalDpi xmlns:a14="http://schemas.microsoft.com/office/drawing/2010/main" val="0"/>
                            </a:ext>
                          </a:extLst>
                        </a:blip>
                        <a:srcRect l="12215" t="32449" r="18240" b="30383"/>
                        <a:stretch>
                          <a:fillRect/>
                        </a:stretch>
                      </pic:blipFill>
                      <pic:spPr bwMode="auto">
                        <a:xfrm>
                          <a:off x="0" y="0"/>
                          <a:ext cx="5095240" cy="1501775"/>
                        </a:xfrm>
                        <a:prstGeom prst="rect">
                          <a:avLst/>
                        </a:prstGeom>
                        <a:noFill/>
                      </pic:spPr>
                    </pic:pic>
                  </a:graphicData>
                </a:graphic>
                <wp14:sizeRelH relativeFrom="page">
                  <wp14:pctWidth>0</wp14:pctWidth>
                </wp14:sizeRelH>
                <wp14:sizeRelV relativeFrom="page">
                  <wp14:pctHeight>0</wp14:pctHeight>
                </wp14:sizeRelV>
              </wp:anchor>
            </w:drawing>
          </w:r>
        </w:p>
      </w:sdtContent>
    </w:sdt>
    <w:p w14:paraId="4E58F3AB" w14:textId="77777777" w:rsidR="00A56D83" w:rsidRPr="0077282F" w:rsidRDefault="00A56D83" w:rsidP="0077282F">
      <w:pPr>
        <w:pStyle w:val="Title"/>
        <w:rPr>
          <w:rFonts w:ascii="Arial" w:hAnsi="Arial" w:cs="Arial"/>
          <w:b/>
          <w:sz w:val="96"/>
          <w:szCs w:val="96"/>
        </w:rPr>
      </w:pPr>
      <w:r w:rsidRPr="00A56D83">
        <w:rPr>
          <w:rFonts w:ascii="Arial" w:hAnsi="Arial" w:cs="Arial"/>
          <w:b/>
          <w:sz w:val="96"/>
          <w:szCs w:val="96"/>
        </w:rPr>
        <w:br w:type="page"/>
      </w:r>
    </w:p>
    <w:p w14:paraId="775690BF" w14:textId="77777777" w:rsidR="00AE165B" w:rsidRPr="00FC266A" w:rsidRDefault="00AE165B" w:rsidP="00AE165B">
      <w:pPr>
        <w:rPr>
          <w:ins w:id="0" w:author="Ola Damjani" w:date="2020-08-13T20:33:00Z"/>
          <w:rFonts w:ascii="Times New Roman" w:hAnsi="Times New Roman" w:cs="Times New Roman"/>
          <w:b/>
          <w:bCs/>
          <w:sz w:val="32"/>
          <w:szCs w:val="32"/>
        </w:rPr>
      </w:pPr>
      <w:r>
        <w:rPr>
          <w:rFonts w:ascii="Times New Roman" w:hAnsi="Times New Roman" w:cs="Times New Roman"/>
          <w:b/>
          <w:bCs/>
          <w:sz w:val="32"/>
          <w:szCs w:val="32"/>
        </w:rPr>
        <w:lastRenderedPageBreak/>
        <w:t>Einleitung</w:t>
      </w:r>
    </w:p>
    <w:p w14:paraId="4EFBE21B" w14:textId="77777777" w:rsidR="00AE165B" w:rsidRPr="001C06A4" w:rsidRDefault="00AE165B" w:rsidP="00AE165B">
      <w:pPr>
        <w:rPr>
          <w:rFonts w:ascii="Times" w:hAnsi="Times" w:cs="Times New Roman"/>
          <w:sz w:val="28"/>
          <w:szCs w:val="28"/>
        </w:rPr>
      </w:pPr>
      <w:r w:rsidRPr="001C06A4">
        <w:rPr>
          <w:rFonts w:ascii="Times" w:hAnsi="Times" w:cs="Times New Roman"/>
          <w:b/>
          <w:bCs/>
          <w:sz w:val="28"/>
          <w:szCs w:val="28"/>
          <w:rPrChange w:id="1" w:author="Dennis Fleischer" w:date="2020-08-11T14:51:00Z">
            <w:rPr>
              <w:rFonts w:ascii="Times" w:hAnsi="Times"/>
              <w:sz w:val="36"/>
              <w:szCs w:val="36"/>
            </w:rPr>
          </w:rPrChange>
        </w:rPr>
        <w:t>Nachhaltigkeit</w:t>
      </w:r>
      <w:r w:rsidRPr="001C06A4">
        <w:rPr>
          <w:rFonts w:ascii="Times" w:hAnsi="Times" w:cs="Times New Roman"/>
          <w:sz w:val="28"/>
          <w:szCs w:val="28"/>
        </w:rPr>
        <w:t xml:space="preserve"> ist ein komplexes, mehrdimensionales Konstrukt. Um Entscheidungsträger beim Aufbau nachhaltiger Produktionsmethoden zu helfen, sind verständliche Instrumente zur Nachhaltigkeitsbewertung erforderlich. Aktuelle Ansätze basierend auf Methoden wie Lebenszyklusanalyse (LCA) oder Multi Criteria Decision Analysis (MCDA) haben Schwächen in Bezug auf Vollständigkeit, Verarbeitung von Unsicherheit und Visualisierung der Ergebnisse dieser Bewertung (Bitter et al. 2016). Diese Ergebnisse, die die Auswirkungen verschiedener Methoden charakterisieren, kann man in drei Nachhaltigkeitsdimensionen zuordnen: Ökologie, Ökonomie und Soziales.</w:t>
      </w:r>
    </w:p>
    <w:p w14:paraId="301DF3CF" w14:textId="77777777" w:rsidR="00AE165B" w:rsidRPr="001C06A4" w:rsidRDefault="00AE165B" w:rsidP="00AE165B">
      <w:pPr>
        <w:rPr>
          <w:rFonts w:ascii="Times" w:hAnsi="Times" w:cs="Times New Roman"/>
          <w:sz w:val="28"/>
          <w:szCs w:val="28"/>
        </w:rPr>
      </w:pPr>
      <w:r w:rsidRPr="001C06A4">
        <w:rPr>
          <w:rFonts w:ascii="Times" w:hAnsi="Times" w:cs="Times New Roman"/>
          <w:sz w:val="28"/>
          <w:szCs w:val="28"/>
        </w:rPr>
        <w:t>Diese drei Dimensionen sind zu jeder Zeit miteinander gekoppelt und überschneiden sich auch teilweise. Da diese Dimensionen an sich jedoch aus mehreren quantitativen und qualitativen Indikatoren bestehen, ist die Anwendung eines Fuzzy Logic-Ansatzes für die Erstellung einer Methode zur Nachhaltigkeitsbewertung zu bevorzugen. Dieser Ansatz kann am besten die beiden Arte der Indikatoren gleichzeitig systematisch auswerten. Letztendlich können dann die Ergebnisse dieses Ansatzes mit Hilfe des Integrierenden Nachhaltigkeitsdreiecks (IND, Abbildung 1), vollständig beschrieben werden.</w:t>
      </w:r>
    </w:p>
    <w:p w14:paraId="081F296A" w14:textId="77777777" w:rsidR="00AE165B" w:rsidRPr="00FC266A" w:rsidRDefault="00AE165B" w:rsidP="00AE165B">
      <w:pPr>
        <w:rPr>
          <w:rFonts w:ascii="Times New Roman" w:hAnsi="Times New Roman" w:cs="Times New Roman"/>
          <w:sz w:val="32"/>
          <w:szCs w:val="32"/>
        </w:rPr>
      </w:pPr>
      <w:r w:rsidRPr="00FC266A">
        <w:rPr>
          <w:rFonts w:ascii="Times New Roman" w:hAnsi="Times New Roman" w:cs="Times New Roman"/>
          <w:sz w:val="32"/>
          <w:szCs w:val="32"/>
        </w:rPr>
        <w:br w:type="page"/>
      </w:r>
    </w:p>
    <w:p w14:paraId="2E84797D" w14:textId="77777777" w:rsidR="00AE165B" w:rsidRPr="001C06A4" w:rsidRDefault="00AE165B" w:rsidP="00AE165B">
      <w:pPr>
        <w:rPr>
          <w:rFonts w:ascii="Times" w:hAnsi="Times" w:cs="Times New Roman"/>
          <w:sz w:val="28"/>
          <w:szCs w:val="28"/>
        </w:rPr>
      </w:pPr>
      <w:r w:rsidRPr="001C06A4">
        <w:rPr>
          <w:rFonts w:ascii="Times" w:hAnsi="Times" w:cs="Times New Roman"/>
          <w:noProof/>
          <w:sz w:val="28"/>
          <w:szCs w:val="28"/>
          <w:lang w:eastAsia="de-DE"/>
        </w:rPr>
        <w:lastRenderedPageBreak/>
        <w:drawing>
          <wp:anchor distT="0" distB="0" distL="114300" distR="114300" simplePos="0" relativeHeight="251664384" behindDoc="1" locked="0" layoutInCell="1" allowOverlap="1" wp14:anchorId="0988859F" wp14:editId="557AC8F3">
            <wp:simplePos x="0" y="0"/>
            <wp:positionH relativeFrom="margin">
              <wp:posOffset>2143125</wp:posOffset>
            </wp:positionH>
            <wp:positionV relativeFrom="margin">
              <wp:posOffset>1676400</wp:posOffset>
            </wp:positionV>
            <wp:extent cx="3284220" cy="3091180"/>
            <wp:effectExtent l="0" t="0" r="0" b="0"/>
            <wp:wrapTopAndBottom/>
            <wp:docPr id="18" name="Picture 18" descr="C:\Users\Ol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a\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4220" cy="3091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06A4">
        <w:rPr>
          <w:rFonts w:ascii="Times" w:hAnsi="Times" w:cs="Times New Roman"/>
          <w:sz w:val="28"/>
          <w:szCs w:val="28"/>
        </w:rPr>
        <w:t>Die Systematisierung durch das IND erlaubt nicht nur die Darstellung der Auswertungen einzelnder Dimensionen (hier in den Ecken des Dreieckes platziert), sondern erweitert den klassischen Nachhaltigkeitsdreieck durch diskrete Felder innerhalb des Dreieckes, die Indikatoren die sich auf zwei Dimensionen (Seiten des Dreieckes) und sogar auf alle drei Dimensionen ausüben (Mitte des Dreieckes), vollständig visualisieren. Dieser Ansatz basiert sich auf dem Gibbs Dreieck, was in der Chemie oder den Materialwissenschaften benutzt wird.</w:t>
      </w:r>
    </w:p>
    <w:p w14:paraId="2B3569CF" w14:textId="77777777" w:rsidR="00AE165B" w:rsidRDefault="00AE165B" w:rsidP="00AE165B">
      <w:pPr>
        <w:rPr>
          <w:rFonts w:ascii="Times New Roman" w:hAnsi="Times New Roman" w:cs="Times New Roman"/>
          <w:sz w:val="32"/>
          <w:szCs w:val="32"/>
        </w:rPr>
      </w:pPr>
      <w:r w:rsidRPr="00FC266A">
        <w:rPr>
          <w:rFonts w:ascii="Times New Roman" w:hAnsi="Times New Roman" w:cs="Times New Roman"/>
          <w:noProof/>
          <w:sz w:val="32"/>
          <w:szCs w:val="32"/>
          <w:lang w:eastAsia="de-DE"/>
        </w:rPr>
        <mc:AlternateContent>
          <mc:Choice Requires="wps">
            <w:drawing>
              <wp:anchor distT="0" distB="0" distL="114300" distR="114300" simplePos="0" relativeHeight="251666432" behindDoc="0" locked="0" layoutInCell="1" allowOverlap="1" wp14:anchorId="627C0836" wp14:editId="4B53FC13">
                <wp:simplePos x="0" y="0"/>
                <wp:positionH relativeFrom="column">
                  <wp:posOffset>1320165</wp:posOffset>
                </wp:positionH>
                <wp:positionV relativeFrom="paragraph">
                  <wp:posOffset>3162935</wp:posOffset>
                </wp:positionV>
                <wp:extent cx="4869180" cy="635"/>
                <wp:effectExtent l="0" t="0" r="7620" b="2540"/>
                <wp:wrapTopAndBottom/>
                <wp:docPr id="24" name="Text Box 24"/>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a:effectLst/>
                      </wps:spPr>
                      <wps:txbx>
                        <w:txbxContent>
                          <w:p w14:paraId="550D8454" w14:textId="77777777" w:rsidR="00AE165B" w:rsidRPr="00CE4C5B" w:rsidRDefault="00AE165B" w:rsidP="00AE165B">
                            <w:pPr>
                              <w:pStyle w:val="Caption"/>
                              <w:jc w:val="center"/>
                              <w:rPr>
                                <w:rFonts w:ascii="Arial" w:hAnsi="Arial" w:cs="Arial"/>
                                <w:i/>
                                <w:color w:val="auto"/>
                                <w:sz w:val="24"/>
                                <w:szCs w:val="24"/>
                              </w:rPr>
                            </w:pPr>
                            <w:r w:rsidRPr="00CE4C5B">
                              <w:rPr>
                                <w:rFonts w:ascii="Arial" w:hAnsi="Arial" w:cs="Arial"/>
                                <w:i/>
                                <w:color w:val="auto"/>
                                <w:sz w:val="24"/>
                                <w:szCs w:val="24"/>
                              </w:rPr>
                              <w:t xml:space="preserve">Abbildung </w:t>
                            </w:r>
                            <w:r w:rsidRPr="00CE4C5B">
                              <w:rPr>
                                <w:rFonts w:ascii="Arial" w:hAnsi="Arial" w:cs="Arial"/>
                                <w:i/>
                                <w:color w:val="auto"/>
                                <w:sz w:val="24"/>
                                <w:szCs w:val="24"/>
                              </w:rPr>
                              <w:fldChar w:fldCharType="begin"/>
                            </w:r>
                            <w:r w:rsidRPr="00CE4C5B">
                              <w:rPr>
                                <w:rFonts w:ascii="Arial" w:hAnsi="Arial" w:cs="Arial"/>
                                <w:i/>
                                <w:color w:val="auto"/>
                                <w:sz w:val="24"/>
                                <w:szCs w:val="24"/>
                              </w:rPr>
                              <w:instrText xml:space="preserve"> SEQ Abbildung \* ARABIC </w:instrText>
                            </w:r>
                            <w:r w:rsidRPr="00CE4C5B">
                              <w:rPr>
                                <w:rFonts w:ascii="Arial" w:hAnsi="Arial" w:cs="Arial"/>
                                <w:i/>
                                <w:color w:val="auto"/>
                                <w:sz w:val="24"/>
                                <w:szCs w:val="24"/>
                              </w:rPr>
                              <w:fldChar w:fldCharType="separate"/>
                            </w:r>
                            <w:r w:rsidRPr="00CE4C5B">
                              <w:rPr>
                                <w:rFonts w:ascii="Arial" w:hAnsi="Arial" w:cs="Arial"/>
                                <w:i/>
                                <w:color w:val="auto"/>
                                <w:sz w:val="24"/>
                                <w:szCs w:val="24"/>
                              </w:rPr>
                              <w:t>1</w:t>
                            </w:r>
                            <w:r w:rsidRPr="00CE4C5B">
                              <w:rPr>
                                <w:rFonts w:ascii="Arial" w:hAnsi="Arial" w:cs="Arial"/>
                                <w:i/>
                                <w:color w:val="auto"/>
                                <w:sz w:val="24"/>
                                <w:szCs w:val="24"/>
                              </w:rPr>
                              <w:fldChar w:fldCharType="end"/>
                            </w:r>
                            <w:r w:rsidRPr="00CE4C5B">
                              <w:rPr>
                                <w:rFonts w:ascii="Arial" w:hAnsi="Arial" w:cs="Arial"/>
                                <w:i/>
                                <w:color w:val="auto"/>
                                <w:sz w:val="24"/>
                                <w:szCs w:val="24"/>
                              </w:rPr>
                              <w:t>: Integrierendes Nachhaltigkeitsdreieck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7C0836" id="_x0000_t202" coordsize="21600,21600" o:spt="202" path="m,l,21600r21600,l21600,xe">
                <v:stroke joinstyle="miter"/>
                <v:path gradientshapeok="t" o:connecttype="rect"/>
              </v:shapetype>
              <v:shape id="Text Box 24" o:spid="_x0000_s1026" type="#_x0000_t202" style="position:absolute;margin-left:103.95pt;margin-top:249.05pt;width:383.4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" stroked="f">
                <v:textbox style="mso-fit-shape-to-text:t" inset="0,0,0,0">
                  <w:txbxContent>
                    <w:p w14:paraId="550D8454" w14:textId="77777777" w:rsidR="00AE165B" w:rsidRPr="00CE4C5B" w:rsidRDefault="00AE165B" w:rsidP="00AE165B">
                      <w:pPr>
                        <w:pStyle w:val="Beschriftung"/>
                        <w:jc w:val="center"/>
                        <w:rPr>
                          <w:rFonts w:ascii="Arial" w:hAnsi="Arial" w:cs="Arial"/>
                          <w:i/>
                          <w:color w:val="auto"/>
                          <w:sz w:val="24"/>
                          <w:szCs w:val="24"/>
                        </w:rPr>
                      </w:pPr>
                      <w:r w:rsidRPr="00CE4C5B">
                        <w:rPr>
                          <w:rFonts w:ascii="Arial" w:hAnsi="Arial" w:cs="Arial"/>
                          <w:i/>
                          <w:color w:val="auto"/>
                          <w:sz w:val="24"/>
                          <w:szCs w:val="24"/>
                        </w:rPr>
                        <w:t xml:space="preserve">Abbildung </w:t>
                      </w:r>
                      <w:r w:rsidRPr="00CE4C5B">
                        <w:rPr>
                          <w:rFonts w:ascii="Arial" w:hAnsi="Arial" w:cs="Arial"/>
                          <w:i/>
                          <w:color w:val="auto"/>
                          <w:sz w:val="24"/>
                          <w:szCs w:val="24"/>
                        </w:rPr>
                        <w:fldChar w:fldCharType="begin"/>
                      </w:r>
                      <w:r w:rsidRPr="00CE4C5B">
                        <w:rPr>
                          <w:rFonts w:ascii="Arial" w:hAnsi="Arial" w:cs="Arial"/>
                          <w:i/>
                          <w:color w:val="auto"/>
                          <w:sz w:val="24"/>
                          <w:szCs w:val="24"/>
                        </w:rPr>
                        <w:instrText xml:space="preserve"> SEQ Abbildung \* ARABIC </w:instrText>
                      </w:r>
                      <w:r w:rsidRPr="00CE4C5B">
                        <w:rPr>
                          <w:rFonts w:ascii="Arial" w:hAnsi="Arial" w:cs="Arial"/>
                          <w:i/>
                          <w:color w:val="auto"/>
                          <w:sz w:val="24"/>
                          <w:szCs w:val="24"/>
                        </w:rPr>
                        <w:fldChar w:fldCharType="separate"/>
                      </w:r>
                      <w:r w:rsidRPr="00CE4C5B">
                        <w:rPr>
                          <w:rFonts w:ascii="Arial" w:hAnsi="Arial" w:cs="Arial"/>
                          <w:i/>
                          <w:color w:val="auto"/>
                          <w:sz w:val="24"/>
                          <w:szCs w:val="24"/>
                        </w:rPr>
                        <w:t>1</w:t>
                      </w:r>
                      <w:r w:rsidRPr="00CE4C5B">
                        <w:rPr>
                          <w:rFonts w:ascii="Arial" w:hAnsi="Arial" w:cs="Arial"/>
                          <w:i/>
                          <w:color w:val="auto"/>
                          <w:sz w:val="24"/>
                          <w:szCs w:val="24"/>
                        </w:rPr>
                        <w:fldChar w:fldCharType="end"/>
                      </w:r>
                      <w:r w:rsidRPr="00CE4C5B">
                        <w:rPr>
                          <w:rFonts w:ascii="Arial" w:hAnsi="Arial" w:cs="Arial"/>
                          <w:i/>
                          <w:color w:val="auto"/>
                          <w:sz w:val="24"/>
                          <w:szCs w:val="24"/>
                        </w:rPr>
                        <w:t>: Integrierendes Nachhaltigkeitsdreieck</w:t>
                      </w:r>
                    </w:p>
                  </w:txbxContent>
                </v:textbox>
                <w10:wrap type="topAndBottom"/>
              </v:shape>
            </w:pict>
          </mc:Fallback>
        </mc:AlternateContent>
      </w:r>
      <w:r w:rsidRPr="00FC266A">
        <w:rPr>
          <w:rFonts w:ascii="Times New Roman" w:hAnsi="Times New Roman" w:cs="Times New Roman"/>
          <w:sz w:val="32"/>
          <w:szCs w:val="32"/>
        </w:rPr>
        <w:t xml:space="preserve"> </w:t>
      </w:r>
    </w:p>
    <w:p w14:paraId="3B28E2EC" w14:textId="77777777" w:rsidR="00AE165B" w:rsidRDefault="00AE165B" w:rsidP="00AE165B">
      <w:pPr>
        <w:rPr>
          <w:rFonts w:ascii="Times New Roman" w:hAnsi="Times New Roman" w:cs="Times New Roman"/>
          <w:sz w:val="32"/>
          <w:szCs w:val="32"/>
        </w:rPr>
      </w:pPr>
      <w:r>
        <w:rPr>
          <w:rFonts w:ascii="Times New Roman" w:hAnsi="Times New Roman" w:cs="Times New Roman"/>
          <w:sz w:val="32"/>
          <w:szCs w:val="32"/>
        </w:rPr>
        <w:br w:type="page"/>
      </w:r>
    </w:p>
    <w:p w14:paraId="2A963E78" w14:textId="77777777" w:rsidR="00AE165B" w:rsidRPr="001C06A4" w:rsidRDefault="00AE165B" w:rsidP="00AE165B">
      <w:pPr>
        <w:rPr>
          <w:rFonts w:ascii="Times" w:hAnsi="Times" w:cs="Times New Roman"/>
          <w:sz w:val="28"/>
          <w:szCs w:val="28"/>
        </w:rPr>
      </w:pPr>
      <w:r w:rsidRPr="001C06A4">
        <w:rPr>
          <w:rFonts w:ascii="Times" w:hAnsi="Times" w:cs="Times New Roman"/>
          <w:noProof/>
          <w:sz w:val="28"/>
          <w:szCs w:val="28"/>
          <w:lang w:eastAsia="de-DE"/>
        </w:rPr>
        <w:lastRenderedPageBreak/>
        <w:drawing>
          <wp:anchor distT="0" distB="0" distL="114300" distR="114300" simplePos="0" relativeHeight="251665408" behindDoc="1" locked="0" layoutInCell="1" allowOverlap="1" wp14:anchorId="6FFA336D" wp14:editId="6C93C439">
            <wp:simplePos x="0" y="0"/>
            <wp:positionH relativeFrom="margin">
              <wp:posOffset>1411605</wp:posOffset>
            </wp:positionH>
            <wp:positionV relativeFrom="margin">
              <wp:posOffset>845820</wp:posOffset>
            </wp:positionV>
            <wp:extent cx="4567555" cy="4229100"/>
            <wp:effectExtent l="0" t="0" r="4445" b="0"/>
            <wp:wrapTight wrapText="bothSides">
              <wp:wrapPolygon edited="0">
                <wp:start x="0" y="0"/>
                <wp:lineTo x="0" y="21503"/>
                <wp:lineTo x="21531" y="21503"/>
                <wp:lineTo x="21531" y="0"/>
                <wp:lineTo x="0" y="0"/>
              </wp:wrapPolygon>
            </wp:wrapTight>
            <wp:docPr id="20" name="Picture 20" descr="C:\Users\Ola\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a\Desktop\Cap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7555"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06A4">
        <w:rPr>
          <w:rFonts w:ascii="Times" w:hAnsi="Times" w:cs="Times New Roman"/>
          <w:sz w:val="28"/>
          <w:szCs w:val="28"/>
        </w:rPr>
        <w:t xml:space="preserve">Durch Normalisierung, Transformation und hierarchische Aggregation werden die Indikatoren mit unterschiedlichen Einheiten vergleichbar gemacht (Abbildung 2). Die Komplexität der Nachhaltigkeitsbewertung wird durch die Kombination der Indikatoren beherrschbar. </w:t>
      </w:r>
    </w:p>
    <w:p w14:paraId="60E7470D" w14:textId="77777777" w:rsidR="00AE165B" w:rsidRDefault="00AE165B" w:rsidP="00AE165B">
      <w:pPr>
        <w:rPr>
          <w:rFonts w:ascii="Times New Roman" w:hAnsi="Times New Roman" w:cs="Times New Roman"/>
          <w:sz w:val="32"/>
          <w:szCs w:val="32"/>
        </w:rPr>
      </w:pPr>
      <w:r>
        <w:rPr>
          <w:noProof/>
          <w:lang w:eastAsia="de-DE"/>
        </w:rPr>
        <mc:AlternateContent>
          <mc:Choice Requires="wps">
            <w:drawing>
              <wp:anchor distT="0" distB="0" distL="114300" distR="114300" simplePos="0" relativeHeight="251667456" behindDoc="0" locked="0" layoutInCell="1" allowOverlap="1" wp14:anchorId="7BDBA0A3" wp14:editId="33AE76A4">
                <wp:simplePos x="0" y="0"/>
                <wp:positionH relativeFrom="column">
                  <wp:posOffset>1022985</wp:posOffset>
                </wp:positionH>
                <wp:positionV relativeFrom="paragraph">
                  <wp:posOffset>4217035</wp:posOffset>
                </wp:positionV>
                <wp:extent cx="5554980" cy="609600"/>
                <wp:effectExtent l="0" t="0" r="7620" b="0"/>
                <wp:wrapTight wrapText="bothSides">
                  <wp:wrapPolygon edited="0">
                    <wp:start x="0" y="0"/>
                    <wp:lineTo x="0" y="20925"/>
                    <wp:lineTo x="21556" y="20925"/>
                    <wp:lineTo x="21556"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554980" cy="609600"/>
                        </a:xfrm>
                        <a:prstGeom prst="rect">
                          <a:avLst/>
                        </a:prstGeom>
                        <a:solidFill>
                          <a:prstClr val="white"/>
                        </a:solidFill>
                        <a:ln>
                          <a:noFill/>
                        </a:ln>
                        <a:effectLst/>
                      </wps:spPr>
                      <wps:txbx>
                        <w:txbxContent>
                          <w:p w14:paraId="029A5FB7" w14:textId="77777777" w:rsidR="00AE165B" w:rsidRPr="00CE4C5B" w:rsidRDefault="00AE165B" w:rsidP="00AE165B">
                            <w:pPr>
                              <w:pStyle w:val="Caption"/>
                              <w:rPr>
                                <w:rFonts w:ascii="Arial" w:hAnsi="Arial" w:cs="Arial"/>
                                <w:i/>
                                <w:color w:val="auto"/>
                                <w:sz w:val="24"/>
                                <w:szCs w:val="24"/>
                              </w:rPr>
                            </w:pPr>
                            <w:r w:rsidRPr="00CE4C5B">
                              <w:rPr>
                                <w:rFonts w:ascii="Arial" w:hAnsi="Arial" w:cs="Arial"/>
                                <w:i/>
                                <w:color w:val="auto"/>
                                <w:sz w:val="24"/>
                                <w:szCs w:val="24"/>
                              </w:rPr>
                              <w:t xml:space="preserve">Abbildung </w:t>
                            </w:r>
                            <w:r w:rsidRPr="00CE4C5B">
                              <w:rPr>
                                <w:rFonts w:ascii="Arial" w:hAnsi="Arial" w:cs="Arial"/>
                                <w:i/>
                                <w:color w:val="auto"/>
                                <w:sz w:val="24"/>
                                <w:szCs w:val="24"/>
                              </w:rPr>
                              <w:fldChar w:fldCharType="begin"/>
                            </w:r>
                            <w:r w:rsidRPr="00CE4C5B">
                              <w:rPr>
                                <w:rFonts w:ascii="Arial" w:hAnsi="Arial" w:cs="Arial"/>
                                <w:i/>
                                <w:color w:val="auto"/>
                                <w:sz w:val="24"/>
                                <w:szCs w:val="24"/>
                              </w:rPr>
                              <w:instrText xml:space="preserve"> SEQ Abbildung \* ARABIC </w:instrText>
                            </w:r>
                            <w:r w:rsidRPr="00CE4C5B">
                              <w:rPr>
                                <w:rFonts w:ascii="Arial" w:hAnsi="Arial" w:cs="Arial"/>
                                <w:i/>
                                <w:color w:val="auto"/>
                                <w:sz w:val="24"/>
                                <w:szCs w:val="24"/>
                              </w:rPr>
                              <w:fldChar w:fldCharType="separate"/>
                            </w:r>
                            <w:r w:rsidRPr="00CE4C5B">
                              <w:rPr>
                                <w:rFonts w:ascii="Arial" w:hAnsi="Arial" w:cs="Arial"/>
                                <w:i/>
                                <w:color w:val="auto"/>
                                <w:sz w:val="24"/>
                                <w:szCs w:val="24"/>
                              </w:rPr>
                              <w:t>2</w:t>
                            </w:r>
                            <w:r w:rsidRPr="00CE4C5B">
                              <w:rPr>
                                <w:rFonts w:ascii="Arial" w:hAnsi="Arial" w:cs="Arial"/>
                                <w:i/>
                                <w:color w:val="auto"/>
                                <w:sz w:val="24"/>
                                <w:szCs w:val="24"/>
                              </w:rPr>
                              <w:fldChar w:fldCharType="end"/>
                            </w:r>
                            <w:r w:rsidRPr="00CE4C5B">
                              <w:rPr>
                                <w:rFonts w:ascii="Arial" w:hAnsi="Arial" w:cs="Arial"/>
                                <w:i/>
                                <w:color w:val="auto"/>
                                <w:sz w:val="24"/>
                                <w:szCs w:val="24"/>
                              </w:rPr>
                              <w:t>: Schematische Darstellung des Fuzzy Logic-Ansatzes zur Nachhaltigkeitsbewertung auf Basis des IND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DBA0A3" id="Text Box 27" o:spid="_x0000_s1027" type="#_x0000_t202" style="position:absolute;margin-left:80.55pt;margin-top:332.05pt;width:437.4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" stroked="f">
                <v:textbox inset="0,0,0,0">
                  <w:txbxContent>
                    <w:p w14:paraId="029A5FB7" w14:textId="77777777" w:rsidR="00AE165B" w:rsidRPr="00CE4C5B" w:rsidRDefault="00AE165B" w:rsidP="00AE165B">
                      <w:pPr>
                        <w:pStyle w:val="Beschriftung"/>
                        <w:rPr>
                          <w:rFonts w:ascii="Arial" w:hAnsi="Arial" w:cs="Arial"/>
                          <w:i/>
                          <w:color w:val="auto"/>
                          <w:sz w:val="24"/>
                          <w:szCs w:val="24"/>
                        </w:rPr>
                      </w:pPr>
                      <w:r w:rsidRPr="00CE4C5B">
                        <w:rPr>
                          <w:rFonts w:ascii="Arial" w:hAnsi="Arial" w:cs="Arial"/>
                          <w:i/>
                          <w:color w:val="auto"/>
                          <w:sz w:val="24"/>
                          <w:szCs w:val="24"/>
                        </w:rPr>
                        <w:t xml:space="preserve">Abbildung </w:t>
                      </w:r>
                      <w:r w:rsidRPr="00CE4C5B">
                        <w:rPr>
                          <w:rFonts w:ascii="Arial" w:hAnsi="Arial" w:cs="Arial"/>
                          <w:i/>
                          <w:color w:val="auto"/>
                          <w:sz w:val="24"/>
                          <w:szCs w:val="24"/>
                        </w:rPr>
                        <w:fldChar w:fldCharType="begin"/>
                      </w:r>
                      <w:r w:rsidRPr="00CE4C5B">
                        <w:rPr>
                          <w:rFonts w:ascii="Arial" w:hAnsi="Arial" w:cs="Arial"/>
                          <w:i/>
                          <w:color w:val="auto"/>
                          <w:sz w:val="24"/>
                          <w:szCs w:val="24"/>
                        </w:rPr>
                        <w:instrText xml:space="preserve"> SEQ Abbildung \* ARABIC </w:instrText>
                      </w:r>
                      <w:r w:rsidRPr="00CE4C5B">
                        <w:rPr>
                          <w:rFonts w:ascii="Arial" w:hAnsi="Arial" w:cs="Arial"/>
                          <w:i/>
                          <w:color w:val="auto"/>
                          <w:sz w:val="24"/>
                          <w:szCs w:val="24"/>
                        </w:rPr>
                        <w:fldChar w:fldCharType="separate"/>
                      </w:r>
                      <w:r w:rsidRPr="00CE4C5B">
                        <w:rPr>
                          <w:rFonts w:ascii="Arial" w:hAnsi="Arial" w:cs="Arial"/>
                          <w:i/>
                          <w:color w:val="auto"/>
                          <w:sz w:val="24"/>
                          <w:szCs w:val="24"/>
                        </w:rPr>
                        <w:t>2</w:t>
                      </w:r>
                      <w:r w:rsidRPr="00CE4C5B">
                        <w:rPr>
                          <w:rFonts w:ascii="Arial" w:hAnsi="Arial" w:cs="Arial"/>
                          <w:i/>
                          <w:color w:val="auto"/>
                          <w:sz w:val="24"/>
                          <w:szCs w:val="24"/>
                        </w:rPr>
                        <w:fldChar w:fldCharType="end"/>
                      </w:r>
                      <w:r w:rsidRPr="00CE4C5B">
                        <w:rPr>
                          <w:rFonts w:ascii="Arial" w:hAnsi="Arial" w:cs="Arial"/>
                          <w:i/>
                          <w:color w:val="auto"/>
                          <w:sz w:val="24"/>
                          <w:szCs w:val="24"/>
                        </w:rPr>
                        <w:t>: Schematische Darstellung des Fuzzy Logic-Ansatzes zur Nachhaltigkeitsbewertung auf Basis des IND</w:t>
                      </w:r>
                    </w:p>
                  </w:txbxContent>
                </v:textbox>
                <w10:wrap type="tight"/>
              </v:shape>
            </w:pict>
          </mc:Fallback>
        </mc:AlternateContent>
      </w:r>
      <w:r>
        <w:rPr>
          <w:rFonts w:ascii="Times New Roman" w:hAnsi="Times New Roman" w:cs="Times New Roman"/>
          <w:sz w:val="32"/>
          <w:szCs w:val="32"/>
        </w:rPr>
        <w:br w:type="page"/>
      </w:r>
    </w:p>
    <w:p w14:paraId="239DA62D" w14:textId="09D9C171" w:rsidR="00AE165B" w:rsidRPr="001C06A4" w:rsidRDefault="00AE165B" w:rsidP="00AE165B">
      <w:pPr>
        <w:rPr>
          <w:rFonts w:ascii="Times" w:hAnsi="Times" w:cs="Courier New"/>
          <w:sz w:val="28"/>
          <w:szCs w:val="28"/>
        </w:rPr>
      </w:pPr>
      <w:r w:rsidRPr="001C06A4">
        <w:rPr>
          <w:rFonts w:ascii="Times" w:hAnsi="Times" w:cs="Courier New"/>
          <w:sz w:val="28"/>
          <w:szCs w:val="28"/>
        </w:rPr>
        <w:lastRenderedPageBreak/>
        <w:t>In dem Demonstrator werden die</w:t>
      </w:r>
      <w:del w:id="2" w:author="Dennis Fleischer" w:date="2020-08-11T15:00:00Z">
        <w:r w:rsidRPr="001C06A4" w:rsidDel="009214AE">
          <w:rPr>
            <w:rFonts w:ascii="Times" w:hAnsi="Times" w:cs="Courier New"/>
            <w:sz w:val="28"/>
            <w:szCs w:val="28"/>
          </w:rPr>
          <w:delText xml:space="preserve"> </w:delText>
        </w:r>
      </w:del>
      <w:r w:rsidRPr="001C06A4">
        <w:rPr>
          <w:rFonts w:ascii="Times" w:hAnsi="Times" w:cs="Courier New"/>
          <w:sz w:val="28"/>
          <w:szCs w:val="28"/>
        </w:rPr>
        <w:t xml:space="preserve">genannten Konzepte angewandt, um einen Vergleich verschiedener Herstellungsverfahren von Faserverbund-Druckbehälter (konkret: Multifialementwickelung 48/90, Nasswickelung und Flechten)   hinsichtlich ihrer Nachhaltigkeit zu ermöglichen. </w:t>
      </w:r>
    </w:p>
    <w:p w14:paraId="71FCC7C3" w14:textId="77777777" w:rsidR="00AE165B" w:rsidRPr="001C06A4" w:rsidRDefault="00AE165B" w:rsidP="00AE165B">
      <w:pPr>
        <w:rPr>
          <w:rFonts w:ascii="Times" w:hAnsi="Times" w:cs="Courier New"/>
          <w:sz w:val="28"/>
          <w:szCs w:val="28"/>
        </w:rPr>
      </w:pPr>
      <w:r w:rsidRPr="001C06A4">
        <w:rPr>
          <w:rFonts w:ascii="Times" w:hAnsi="Times" w:cs="Courier New"/>
          <w:sz w:val="28"/>
          <w:szCs w:val="28"/>
        </w:rPr>
        <w:t>Der Demonstrator ermöglicht, durch innovative Visualierungsmethoden, die komparative Nachhaltigkeitsauswertung neuer Herstellungsverfahren auszuwerten und deren Lesbarkeit zu erhöhen.</w:t>
      </w:r>
    </w:p>
    <w:p w14:paraId="74A167DE" w14:textId="1BECDA53" w:rsidR="009214AE" w:rsidRDefault="009214AE" w:rsidP="005302C5">
      <w:pPr>
        <w:rPr>
          <w:rFonts w:ascii="Times" w:hAnsi="Times"/>
          <w:sz w:val="36"/>
          <w:szCs w:val="36"/>
        </w:rPr>
      </w:pPr>
    </w:p>
    <w:p w14:paraId="6880527B" w14:textId="76D65AE0" w:rsidR="00E95683" w:rsidRPr="00AE165B" w:rsidRDefault="00E95683" w:rsidP="005302C5">
      <w:pPr>
        <w:rPr>
          <w:rFonts w:ascii="Times" w:hAnsi="Times"/>
          <w:b/>
          <w:bCs/>
          <w:sz w:val="36"/>
          <w:szCs w:val="36"/>
        </w:rPr>
      </w:pPr>
      <w:r w:rsidRPr="00AE165B">
        <w:rPr>
          <w:rFonts w:ascii="Times" w:hAnsi="Times"/>
          <w:b/>
          <w:bCs/>
          <w:sz w:val="36"/>
          <w:szCs w:val="36"/>
        </w:rPr>
        <w:t>Start des Programms und deren Grundfunktionen</w:t>
      </w:r>
    </w:p>
    <w:p w14:paraId="2EEFB950" w14:textId="77777777" w:rsidR="00F50EFF" w:rsidRPr="00E810F4" w:rsidRDefault="00443A95" w:rsidP="00F50EFF">
      <w:pPr>
        <w:rPr>
          <w:rFonts w:ascii="Times" w:hAnsi="Times"/>
          <w:sz w:val="36"/>
          <w:szCs w:val="36"/>
        </w:rPr>
      </w:pPr>
      <w:r w:rsidRPr="001C06A4">
        <w:rPr>
          <w:rFonts w:ascii="Times" w:hAnsi="Times"/>
          <w:sz w:val="28"/>
          <w:szCs w:val="28"/>
        </w:rPr>
        <w:t xml:space="preserve">Zu Initiierung des Programmes führen Sie ein </w:t>
      </w:r>
      <w:r w:rsidR="00CA29AE" w:rsidRPr="001C06A4">
        <w:rPr>
          <w:rFonts w:ascii="Times" w:hAnsi="Times"/>
          <w:sz w:val="28"/>
          <w:szCs w:val="28"/>
        </w:rPr>
        <w:t>D</w:t>
      </w:r>
      <w:r w:rsidRPr="001C06A4">
        <w:rPr>
          <w:rFonts w:ascii="Times" w:hAnsi="Times"/>
          <w:sz w:val="28"/>
          <w:szCs w:val="28"/>
        </w:rPr>
        <w:t>oppelt</w:t>
      </w:r>
      <w:r w:rsidR="00CA29AE" w:rsidRPr="001C06A4">
        <w:rPr>
          <w:rFonts w:ascii="Times" w:hAnsi="Times"/>
          <w:sz w:val="28"/>
          <w:szCs w:val="28"/>
        </w:rPr>
        <w:t>k</w:t>
      </w:r>
      <w:r w:rsidRPr="001C06A4">
        <w:rPr>
          <w:rFonts w:ascii="Times" w:hAnsi="Times"/>
          <w:sz w:val="28"/>
          <w:szCs w:val="28"/>
        </w:rPr>
        <w:t>lick auf folgendem Icon durch“</w:t>
      </w:r>
      <w:r w:rsidR="00493ACB" w:rsidRPr="001C06A4">
        <w:rPr>
          <w:rFonts w:ascii="Times" w:hAnsi="Times"/>
          <w:noProof/>
          <w:sz w:val="28"/>
          <w:szCs w:val="28"/>
        </w:rPr>
        <w:t xml:space="preserve"> </w:t>
      </w:r>
      <w:r w:rsidR="00A02B73" w:rsidRPr="001C06A4">
        <w:rPr>
          <w:rFonts w:ascii="Times" w:hAnsi="Times"/>
          <w:noProof/>
          <w:sz w:val="28"/>
          <w:szCs w:val="28"/>
          <w:lang w:eastAsia="de-DE"/>
        </w:rPr>
        <w:drawing>
          <wp:inline distT="0" distB="0" distL="0" distR="0" wp14:anchorId="0B792303" wp14:editId="4140F073">
            <wp:extent cx="771429" cy="3047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a:extLst>
                        <a:ext uri="{28A0092B-C50C-407E-A947-70E740481C1C}">
                          <a14:useLocalDpi xmlns:a14="http://schemas.microsoft.com/office/drawing/2010/main" val="0"/>
                        </a:ext>
                      </a:extLst>
                    </a:blip>
                    <a:stretch>
                      <a:fillRect/>
                    </a:stretch>
                  </pic:blipFill>
                  <pic:spPr>
                    <a:xfrm>
                      <a:off x="0" y="0"/>
                      <a:ext cx="771429" cy="304762"/>
                    </a:xfrm>
                    <a:prstGeom prst="rect">
                      <a:avLst/>
                    </a:prstGeom>
                  </pic:spPr>
                </pic:pic>
              </a:graphicData>
            </a:graphic>
          </wp:inline>
        </w:drawing>
      </w:r>
      <w:r w:rsidRPr="001C06A4">
        <w:rPr>
          <w:rFonts w:ascii="Times" w:hAnsi="Times"/>
          <w:sz w:val="28"/>
          <w:szCs w:val="28"/>
        </w:rPr>
        <w:t>“.</w:t>
      </w:r>
      <w:r w:rsidR="00F50EFF" w:rsidRPr="001C06A4" w:rsidDel="00F50EFF">
        <w:rPr>
          <w:rFonts w:ascii="Times" w:hAnsi="Times"/>
          <w:sz w:val="28"/>
          <w:szCs w:val="28"/>
        </w:rPr>
        <w:t xml:space="preserve"> </w:t>
      </w:r>
      <w:r w:rsidR="00F50EFF" w:rsidRPr="001C06A4">
        <w:rPr>
          <w:rFonts w:ascii="Times" w:hAnsi="Times"/>
          <w:sz w:val="28"/>
          <w:szCs w:val="28"/>
        </w:rPr>
        <w:t>Hierdurch gelangen Sie zur Maschinenauswahl</w:t>
      </w:r>
      <w:r w:rsidR="00F50EFF">
        <w:rPr>
          <w:rFonts w:ascii="Times" w:hAnsi="Times"/>
          <w:sz w:val="36"/>
          <w:szCs w:val="36"/>
        </w:rPr>
        <w:t>.</w:t>
      </w:r>
    </w:p>
    <w:p w14:paraId="33FC9265" w14:textId="545DF59A" w:rsidR="002D4464" w:rsidRDefault="00C40A15" w:rsidP="002D4464">
      <w:pPr>
        <w:keepNext/>
      </w:pPr>
      <w:r>
        <w:rPr>
          <w:b/>
          <w:bCs/>
          <w:noProof/>
          <w:sz w:val="32"/>
          <w:szCs w:val="32"/>
          <w:lang w:eastAsia="de-DE"/>
        </w:rPr>
        <w:lastRenderedPageBreak/>
        <w:drawing>
          <wp:inline distT="0" distB="0" distL="0" distR="0" wp14:anchorId="084B9C3F" wp14:editId="3E50EEB1">
            <wp:extent cx="7739380" cy="487362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2">
                      <a:extLst>
                        <a:ext uri="{28A0092B-C50C-407E-A947-70E740481C1C}">
                          <a14:useLocalDpi xmlns:a14="http://schemas.microsoft.com/office/drawing/2010/main" val="0"/>
                        </a:ext>
                      </a:extLst>
                    </a:blip>
                    <a:stretch>
                      <a:fillRect/>
                    </a:stretch>
                  </pic:blipFill>
                  <pic:spPr>
                    <a:xfrm>
                      <a:off x="0" y="0"/>
                      <a:ext cx="7739380" cy="4873625"/>
                    </a:xfrm>
                    <a:prstGeom prst="rect">
                      <a:avLst/>
                    </a:prstGeom>
                  </pic:spPr>
                </pic:pic>
              </a:graphicData>
            </a:graphic>
          </wp:inline>
        </w:drawing>
      </w:r>
    </w:p>
    <w:p w14:paraId="7B88F9CA" w14:textId="77777777" w:rsidR="002D446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1</w:t>
      </w:r>
      <w:r w:rsidRPr="00A56D83">
        <w:rPr>
          <w:rFonts w:ascii="Arial" w:hAnsi="Arial" w:cs="Arial"/>
          <w:i/>
          <w:color w:val="auto"/>
          <w:sz w:val="28"/>
          <w:szCs w:val="28"/>
        </w:rPr>
        <w:fldChar w:fldCharType="end"/>
      </w:r>
      <w:r w:rsidRPr="00A56D83">
        <w:rPr>
          <w:rFonts w:ascii="Arial" w:hAnsi="Arial" w:cs="Arial"/>
          <w:i/>
          <w:color w:val="auto"/>
          <w:sz w:val="28"/>
          <w:szCs w:val="28"/>
        </w:rPr>
        <w:t>: Startseite</w:t>
      </w:r>
    </w:p>
    <w:p w14:paraId="50E3B710" w14:textId="33A3FEF8" w:rsidR="002D4464" w:rsidRDefault="003A5A0A" w:rsidP="002D4464">
      <w:pPr>
        <w:keepNext/>
      </w:pPr>
      <w:r>
        <w:rPr>
          <w:noProof/>
          <w:lang w:eastAsia="de-DE"/>
        </w:rPr>
        <w:lastRenderedPageBreak/>
        <w:drawing>
          <wp:inline distT="0" distB="0" distL="0" distR="0" wp14:anchorId="56D5CE61" wp14:editId="1F21E057">
            <wp:extent cx="7739380" cy="5118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3">
                      <a:extLst>
                        <a:ext uri="{28A0092B-C50C-407E-A947-70E740481C1C}">
                          <a14:useLocalDpi xmlns:a14="http://schemas.microsoft.com/office/drawing/2010/main" val="0"/>
                        </a:ext>
                      </a:extLst>
                    </a:blip>
                    <a:stretch>
                      <a:fillRect/>
                    </a:stretch>
                  </pic:blipFill>
                  <pic:spPr>
                    <a:xfrm>
                      <a:off x="0" y="0"/>
                      <a:ext cx="7739380" cy="5118100"/>
                    </a:xfrm>
                    <a:prstGeom prst="rect">
                      <a:avLst/>
                    </a:prstGeom>
                  </pic:spPr>
                </pic:pic>
              </a:graphicData>
            </a:graphic>
          </wp:inline>
        </w:drawing>
      </w:r>
    </w:p>
    <w:p w14:paraId="4AF2C43E" w14:textId="0935C614" w:rsidR="002D446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2</w:t>
      </w:r>
      <w:r w:rsidRPr="00A56D83">
        <w:rPr>
          <w:rFonts w:ascii="Arial" w:hAnsi="Arial" w:cs="Arial"/>
          <w:i/>
          <w:color w:val="auto"/>
          <w:sz w:val="28"/>
          <w:szCs w:val="28"/>
        </w:rPr>
        <w:fldChar w:fldCharType="end"/>
      </w:r>
      <w:r w:rsidRPr="00A56D83">
        <w:rPr>
          <w:rFonts w:ascii="Arial" w:hAnsi="Arial" w:cs="Arial"/>
          <w:i/>
          <w:color w:val="auto"/>
          <w:sz w:val="28"/>
          <w:szCs w:val="28"/>
        </w:rPr>
        <w:t xml:space="preserve">: </w:t>
      </w:r>
      <w:r w:rsidR="00C40A15">
        <w:rPr>
          <w:rFonts w:ascii="Arial" w:hAnsi="Arial" w:cs="Arial"/>
          <w:i/>
          <w:color w:val="auto"/>
          <w:sz w:val="28"/>
          <w:szCs w:val="28"/>
        </w:rPr>
        <w:t>Indikatoreingabefenster am Beispiel des Sozial-ökologischen Indikator</w:t>
      </w:r>
    </w:p>
    <w:p w14:paraId="2AF31B31" w14:textId="74F4B6BD" w:rsidR="001C06A4" w:rsidRDefault="001C06A4" w:rsidP="00AE165B">
      <w:pPr>
        <w:keepNext/>
        <w:jc w:val="center"/>
        <w:rPr>
          <w:rFonts w:ascii="Arial" w:hAnsi="Arial" w:cs="Arial"/>
          <w:i/>
          <w:sz w:val="28"/>
          <w:szCs w:val="28"/>
        </w:rPr>
      </w:pPr>
      <w:r w:rsidRPr="001C06A4">
        <w:rPr>
          <w:rFonts w:ascii="Arial" w:hAnsi="Arial" w:cs="Arial"/>
          <w:i/>
          <w:noProof/>
          <w:sz w:val="28"/>
          <w:szCs w:val="28"/>
          <w:lang w:eastAsia="de-DE"/>
        </w:rPr>
        <w:lastRenderedPageBreak/>
        <mc:AlternateContent>
          <mc:Choice Requires="wps">
            <w:drawing>
              <wp:anchor distT="0" distB="0" distL="114300" distR="114300" simplePos="0" relativeHeight="251669504" behindDoc="0" locked="0" layoutInCell="1" allowOverlap="1" wp14:anchorId="189AF334" wp14:editId="7F2B11FA">
                <wp:simplePos x="0" y="0"/>
                <wp:positionH relativeFrom="column">
                  <wp:posOffset>1180465</wp:posOffset>
                </wp:positionH>
                <wp:positionV relativeFrom="paragraph">
                  <wp:posOffset>5054600</wp:posOffset>
                </wp:positionV>
                <wp:extent cx="5257800" cy="1403985"/>
                <wp:effectExtent l="0" t="0" r="19050"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3985"/>
                        </a:xfrm>
                        <a:prstGeom prst="rect">
                          <a:avLst/>
                        </a:prstGeom>
                        <a:solidFill>
                          <a:srgbClr val="FFFFFF"/>
                        </a:solidFill>
                        <a:ln w="9525">
                          <a:solidFill>
                            <a:schemeClr val="bg1"/>
                          </a:solidFill>
                          <a:miter lim="800000"/>
                          <a:headEnd/>
                          <a:tailEnd/>
                        </a:ln>
                      </wps:spPr>
                      <wps:txbx>
                        <w:txbxContent>
                          <w:p w14:paraId="7FD65268" w14:textId="50F7C919" w:rsidR="001C06A4" w:rsidRPr="001C06A4" w:rsidRDefault="001C06A4" w:rsidP="001C06A4">
                            <w:pPr>
                              <w:jc w:val="center"/>
                              <w:rPr>
                                <w:b/>
                                <w:lang w:val="en-US"/>
                              </w:rPr>
                            </w:pPr>
                            <w:r w:rsidRPr="001C06A4">
                              <w:rPr>
                                <w:rFonts w:ascii="Arial" w:hAnsi="Arial" w:cs="Arial"/>
                                <w:b/>
                                <w:i/>
                                <w:sz w:val="28"/>
                                <w:szCs w:val="28"/>
                              </w:rPr>
                              <w:t xml:space="preserve">Abbildung </w:t>
                            </w:r>
                            <w:r w:rsidRPr="001C06A4">
                              <w:rPr>
                                <w:rFonts w:ascii="Arial" w:hAnsi="Arial" w:cs="Arial"/>
                                <w:b/>
                                <w:i/>
                                <w:sz w:val="28"/>
                                <w:szCs w:val="28"/>
                              </w:rPr>
                              <w:fldChar w:fldCharType="begin"/>
                            </w:r>
                            <w:r w:rsidRPr="001C06A4">
                              <w:rPr>
                                <w:rFonts w:ascii="Arial" w:hAnsi="Arial" w:cs="Arial"/>
                                <w:b/>
                                <w:i/>
                                <w:sz w:val="28"/>
                                <w:szCs w:val="28"/>
                              </w:rPr>
                              <w:instrText xml:space="preserve"> SEQ Abbildung \* ARABIC </w:instrText>
                            </w:r>
                            <w:r w:rsidRPr="001C06A4">
                              <w:rPr>
                                <w:rFonts w:ascii="Arial" w:hAnsi="Arial" w:cs="Arial"/>
                                <w:b/>
                                <w:i/>
                                <w:sz w:val="28"/>
                                <w:szCs w:val="28"/>
                              </w:rPr>
                              <w:fldChar w:fldCharType="separate"/>
                            </w:r>
                            <w:r w:rsidRPr="001C06A4">
                              <w:rPr>
                                <w:rFonts w:ascii="Arial" w:hAnsi="Arial" w:cs="Arial"/>
                                <w:b/>
                                <w:i/>
                                <w:sz w:val="28"/>
                                <w:szCs w:val="28"/>
                              </w:rPr>
                              <w:t>3</w:t>
                            </w:r>
                            <w:r w:rsidRPr="001C06A4">
                              <w:rPr>
                                <w:rFonts w:ascii="Arial" w:hAnsi="Arial" w:cs="Arial"/>
                                <w:b/>
                                <w:i/>
                                <w:sz w:val="28"/>
                                <w:szCs w:val="28"/>
                              </w:rPr>
                              <w:fldChar w:fldCharType="end"/>
                            </w:r>
                            <w:r w:rsidRPr="001C06A4">
                              <w:rPr>
                                <w:rFonts w:ascii="Arial" w:hAnsi="Arial" w:cs="Arial"/>
                                <w:b/>
                                <w:i/>
                                <w:sz w:val="28"/>
                                <w:szCs w:val="28"/>
                              </w:rPr>
                              <w:t>: Visualisierung durch Nachhaltigkeitsdreieck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9AF334" id="Text Box 2" o:spid="_x0000_s1028" type="#_x0000_t202" style="position:absolute;left:0;text-align:left;margin-left:92.95pt;margin-top:398pt;width:414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" strokecolor="white [3212]">
                <v:textbox style="mso-fit-shape-to-text:t">
                  <w:txbxContent>
                    <w:p w14:paraId="7FD65268" w14:textId="50F7C919" w:rsidR="001C06A4" w:rsidRPr="001C06A4" w:rsidRDefault="001C06A4" w:rsidP="001C06A4">
                      <w:pPr>
                        <w:jc w:val="center"/>
                        <w:rPr>
                          <w:b/>
                          <w:lang w:val="en-US"/>
                        </w:rPr>
                      </w:pPr>
                      <w:r w:rsidRPr="001C06A4">
                        <w:rPr>
                          <w:rFonts w:ascii="Arial" w:hAnsi="Arial" w:cs="Arial"/>
                          <w:b/>
                          <w:i/>
                          <w:sz w:val="28"/>
                          <w:szCs w:val="28"/>
                        </w:rPr>
                        <w:t xml:space="preserve">Abbildung </w:t>
                      </w:r>
                      <w:r w:rsidRPr="001C06A4">
                        <w:rPr>
                          <w:rFonts w:ascii="Arial" w:hAnsi="Arial" w:cs="Arial"/>
                          <w:b/>
                          <w:i/>
                          <w:sz w:val="28"/>
                          <w:szCs w:val="28"/>
                        </w:rPr>
                        <w:fldChar w:fldCharType="begin"/>
                      </w:r>
                      <w:r w:rsidRPr="001C06A4">
                        <w:rPr>
                          <w:rFonts w:ascii="Arial" w:hAnsi="Arial" w:cs="Arial"/>
                          <w:b/>
                          <w:i/>
                          <w:sz w:val="28"/>
                          <w:szCs w:val="28"/>
                        </w:rPr>
                        <w:instrText xml:space="preserve"> SEQ Abbildung \* ARABIC </w:instrText>
                      </w:r>
                      <w:r w:rsidRPr="001C06A4">
                        <w:rPr>
                          <w:rFonts w:ascii="Arial" w:hAnsi="Arial" w:cs="Arial"/>
                          <w:b/>
                          <w:i/>
                          <w:sz w:val="28"/>
                          <w:szCs w:val="28"/>
                        </w:rPr>
                        <w:fldChar w:fldCharType="separate"/>
                      </w:r>
                      <w:r w:rsidRPr="001C06A4">
                        <w:rPr>
                          <w:rFonts w:ascii="Arial" w:hAnsi="Arial" w:cs="Arial"/>
                          <w:b/>
                          <w:i/>
                          <w:sz w:val="28"/>
                          <w:szCs w:val="28"/>
                        </w:rPr>
                        <w:t>3</w:t>
                      </w:r>
                      <w:r w:rsidRPr="001C06A4">
                        <w:rPr>
                          <w:rFonts w:ascii="Arial" w:hAnsi="Arial" w:cs="Arial"/>
                          <w:b/>
                          <w:i/>
                          <w:sz w:val="28"/>
                          <w:szCs w:val="28"/>
                        </w:rPr>
                        <w:fldChar w:fldCharType="end"/>
                      </w:r>
                      <w:r w:rsidRPr="001C06A4">
                        <w:rPr>
                          <w:rFonts w:ascii="Arial" w:hAnsi="Arial" w:cs="Arial"/>
                          <w:b/>
                          <w:i/>
                          <w:sz w:val="28"/>
                          <w:szCs w:val="28"/>
                        </w:rPr>
                        <w:t>: Visualisierung durch Nachhaltigkeitsdreieck</w:t>
                      </w:r>
                    </w:p>
                  </w:txbxContent>
                </v:textbox>
              </v:shape>
            </w:pict>
          </mc:Fallback>
        </mc:AlternateContent>
      </w:r>
      <w:r w:rsidR="008A7BA8">
        <w:rPr>
          <w:noProof/>
          <w:lang w:eastAsia="de-DE"/>
        </w:rPr>
        <w:drawing>
          <wp:inline distT="0" distB="0" distL="0" distR="0" wp14:anchorId="0D7B6ED4" wp14:editId="2CBEFB10">
            <wp:extent cx="6242050" cy="5187950"/>
            <wp:effectExtent l="0" t="0" r="635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4">
                      <a:extLst>
                        <a:ext uri="{28A0092B-C50C-407E-A947-70E740481C1C}">
                          <a14:useLocalDpi xmlns:a14="http://schemas.microsoft.com/office/drawing/2010/main" val="0"/>
                        </a:ext>
                      </a:extLst>
                    </a:blip>
                    <a:stretch>
                      <a:fillRect/>
                    </a:stretch>
                  </pic:blipFill>
                  <pic:spPr>
                    <a:xfrm>
                      <a:off x="0" y="0"/>
                      <a:ext cx="6241774" cy="5187721"/>
                    </a:xfrm>
                    <a:prstGeom prst="rect">
                      <a:avLst/>
                    </a:prstGeom>
                  </pic:spPr>
                </pic:pic>
              </a:graphicData>
            </a:graphic>
          </wp:inline>
        </w:drawing>
      </w:r>
    </w:p>
    <w:p w14:paraId="5E5F59C9" w14:textId="2A720EC8" w:rsidR="002D4464" w:rsidRDefault="001C06A4" w:rsidP="00AE165B">
      <w:pPr>
        <w:keepNext/>
        <w:jc w:val="center"/>
      </w:pPr>
      <w:r>
        <w:rPr>
          <w:noProof/>
          <w:lang w:eastAsia="de-DE"/>
        </w:rPr>
        <w:lastRenderedPageBreak/>
        <mc:AlternateContent>
          <mc:Choice Requires="wps">
            <w:drawing>
              <wp:anchor distT="0" distB="0" distL="114300" distR="114300" simplePos="0" relativeHeight="251660288" behindDoc="0" locked="0" layoutInCell="1" allowOverlap="1" wp14:anchorId="2431294B" wp14:editId="74ADE499">
                <wp:simplePos x="0" y="0"/>
                <wp:positionH relativeFrom="column">
                  <wp:posOffset>-171450</wp:posOffset>
                </wp:positionH>
                <wp:positionV relativeFrom="paragraph">
                  <wp:posOffset>4811395</wp:posOffset>
                </wp:positionV>
                <wp:extent cx="7787640" cy="635"/>
                <wp:effectExtent l="0" t="0" r="3810" b="0"/>
                <wp:wrapSquare wrapText="bothSides"/>
                <wp:docPr id="1" name="Text Box 1"/>
                <wp:cNvGraphicFramePr/>
                <a:graphic xmlns:a="http://schemas.openxmlformats.org/drawingml/2006/main">
                  <a:graphicData uri="http://schemas.microsoft.com/office/word/2010/wordprocessingShape">
                    <wps:wsp>
                      <wps:cNvSpPr txBox="1"/>
                      <wps:spPr>
                        <a:xfrm>
                          <a:off x="0" y="0"/>
                          <a:ext cx="7787640" cy="635"/>
                        </a:xfrm>
                        <a:prstGeom prst="rect">
                          <a:avLst/>
                        </a:prstGeom>
                        <a:solidFill>
                          <a:prstClr val="white"/>
                        </a:solidFill>
                        <a:ln>
                          <a:noFill/>
                        </a:ln>
                        <a:effectLst/>
                      </wps:spPr>
                      <wps:txbx>
                        <w:txbxContent>
                          <w:p w14:paraId="688371E8" w14:textId="7CCAAB2E" w:rsidR="002D446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4</w:t>
                            </w:r>
                            <w:r w:rsidRPr="00A56D83">
                              <w:rPr>
                                <w:rFonts w:ascii="Arial" w:hAnsi="Arial" w:cs="Arial"/>
                                <w:i/>
                                <w:color w:val="auto"/>
                                <w:sz w:val="28"/>
                                <w:szCs w:val="28"/>
                              </w:rPr>
                              <w:fldChar w:fldCharType="end"/>
                            </w:r>
                            <w:r w:rsidRPr="00A56D83">
                              <w:rPr>
                                <w:rFonts w:ascii="Arial" w:hAnsi="Arial" w:cs="Arial"/>
                                <w:i/>
                                <w:color w:val="auto"/>
                                <w:sz w:val="28"/>
                                <w:szCs w:val="28"/>
                              </w:rPr>
                              <w:t xml:space="preserve">: </w:t>
                            </w:r>
                            <w:r w:rsidR="00E30976">
                              <w:rPr>
                                <w:rFonts w:ascii="Arial" w:hAnsi="Arial" w:cs="Arial"/>
                                <w:i/>
                                <w:color w:val="auto"/>
                                <w:sz w:val="28"/>
                                <w:szCs w:val="28"/>
                              </w:rPr>
                              <w:t>Gesamtübersicht der Indikatoren am Beispiel der Multifilamentwickelmaschine 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31294B" id="Text Box 1" o:spid="_x0000_s1029" type="#_x0000_t202" style="position:absolute;left:0;text-align:left;margin-left:-13.5pt;margin-top:378.85pt;width:613.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" stroked="f">
                <v:textbox style="mso-fit-shape-to-text:t" inset="0,0,0,0">
                  <w:txbxContent>
                    <w:p w14:paraId="688371E8" w14:textId="7CCAAB2E" w:rsidR="002D4464" w:rsidRPr="00A56D83" w:rsidRDefault="002D4464" w:rsidP="002D4464">
                      <w:pPr>
                        <w:pStyle w:val="Beschriftung"/>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4</w:t>
                      </w:r>
                      <w:r w:rsidRPr="00A56D83">
                        <w:rPr>
                          <w:rFonts w:ascii="Arial" w:hAnsi="Arial" w:cs="Arial"/>
                          <w:i/>
                          <w:color w:val="auto"/>
                          <w:sz w:val="28"/>
                          <w:szCs w:val="28"/>
                        </w:rPr>
                        <w:fldChar w:fldCharType="end"/>
                      </w:r>
                      <w:r w:rsidRPr="00A56D83">
                        <w:rPr>
                          <w:rFonts w:ascii="Arial" w:hAnsi="Arial" w:cs="Arial"/>
                          <w:i/>
                          <w:color w:val="auto"/>
                          <w:sz w:val="28"/>
                          <w:szCs w:val="28"/>
                        </w:rPr>
                        <w:t xml:space="preserve">: </w:t>
                      </w:r>
                      <w:r w:rsidR="00E30976">
                        <w:rPr>
                          <w:rFonts w:ascii="Arial" w:hAnsi="Arial" w:cs="Arial"/>
                          <w:i/>
                          <w:color w:val="auto"/>
                          <w:sz w:val="28"/>
                          <w:szCs w:val="28"/>
                        </w:rPr>
                        <w:t>Gesamtübersicht der Indikatoren am Beispiel der Multifilamentwickelmaschine 90</w:t>
                      </w:r>
                    </w:p>
                  </w:txbxContent>
                </v:textbox>
                <w10:wrap type="square"/>
              </v:shape>
            </w:pict>
          </mc:Fallback>
        </mc:AlternateContent>
      </w:r>
      <w:r w:rsidRPr="001C06A4">
        <w:rPr>
          <w:rFonts w:ascii="Arial" w:hAnsi="Arial" w:cs="Arial"/>
          <w:i/>
          <w:sz w:val="28"/>
          <w:szCs w:val="28"/>
        </w:rPr>
        <w:t xml:space="preserve"> </w:t>
      </w:r>
      <w:r w:rsidR="00E30976">
        <w:rPr>
          <w:noProof/>
          <w:lang w:eastAsia="de-DE"/>
        </w:rPr>
        <w:drawing>
          <wp:inline distT="0" distB="0" distL="0" distR="0" wp14:anchorId="77DF6264" wp14:editId="37613FCB">
            <wp:extent cx="7739380" cy="442849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5">
                      <a:extLst>
                        <a:ext uri="{28A0092B-C50C-407E-A947-70E740481C1C}">
                          <a14:useLocalDpi xmlns:a14="http://schemas.microsoft.com/office/drawing/2010/main" val="0"/>
                        </a:ext>
                      </a:extLst>
                    </a:blip>
                    <a:stretch>
                      <a:fillRect/>
                    </a:stretch>
                  </pic:blipFill>
                  <pic:spPr>
                    <a:xfrm>
                      <a:off x="0" y="0"/>
                      <a:ext cx="7739380" cy="4428490"/>
                    </a:xfrm>
                    <a:prstGeom prst="rect">
                      <a:avLst/>
                    </a:prstGeom>
                  </pic:spPr>
                </pic:pic>
              </a:graphicData>
            </a:graphic>
          </wp:inline>
        </w:drawing>
      </w:r>
    </w:p>
    <w:p w14:paraId="0B045701" w14:textId="768D6BEB" w:rsidR="00855737" w:rsidRPr="00A56D83" w:rsidRDefault="00855737" w:rsidP="002D4464">
      <w:pPr>
        <w:pStyle w:val="Caption"/>
        <w:jc w:val="center"/>
        <w:rPr>
          <w:rFonts w:ascii="Arial" w:hAnsi="Arial" w:cs="Arial"/>
          <w:i/>
          <w:color w:val="auto"/>
          <w:sz w:val="28"/>
          <w:szCs w:val="28"/>
        </w:rPr>
      </w:pPr>
    </w:p>
    <w:p w14:paraId="408A72D1" w14:textId="17EA2F26" w:rsidR="00610212" w:rsidRDefault="00565643" w:rsidP="00094564">
      <w:pPr>
        <w:rPr>
          <w:b/>
          <w:bCs/>
          <w:noProof/>
          <w:sz w:val="32"/>
          <w:szCs w:val="32"/>
        </w:rPr>
      </w:pPr>
      <w:r w:rsidRPr="00565643">
        <w:rPr>
          <w:b/>
          <w:bCs/>
          <w:noProof/>
          <w:sz w:val="32"/>
          <w:szCs w:val="32"/>
        </w:rPr>
        <w:lastRenderedPageBreak/>
        <w:t xml:space="preserve"> </w:t>
      </w:r>
    </w:p>
    <w:p w14:paraId="1A639146" w14:textId="4367F95A" w:rsidR="00493ACB" w:rsidRDefault="00493ACB" w:rsidP="00094564">
      <w:pPr>
        <w:rPr>
          <w:b/>
          <w:bCs/>
          <w:noProof/>
          <w:sz w:val="32"/>
          <w:szCs w:val="32"/>
        </w:rPr>
      </w:pPr>
      <w:r>
        <w:rPr>
          <w:b/>
          <w:bCs/>
          <w:noProof/>
          <w:sz w:val="32"/>
          <w:szCs w:val="32"/>
        </w:rPr>
        <w:t>Use case scenario</w:t>
      </w:r>
    </w:p>
    <w:p w14:paraId="78C8D9A2" w14:textId="212EBEE8" w:rsidR="00493ACB" w:rsidRPr="001C06A4" w:rsidRDefault="00493ACB" w:rsidP="00094564">
      <w:pPr>
        <w:rPr>
          <w:rFonts w:ascii="Times" w:hAnsi="Times"/>
          <w:noProof/>
          <w:sz w:val="28"/>
          <w:szCs w:val="28"/>
        </w:rPr>
      </w:pPr>
      <w:r w:rsidRPr="001C06A4">
        <w:rPr>
          <w:rFonts w:ascii="Times" w:hAnsi="Times"/>
          <w:noProof/>
          <w:sz w:val="28"/>
          <w:szCs w:val="28"/>
        </w:rPr>
        <w:t xml:space="preserve">In diesem Abschnitt finden Sie ein Beispiel darüber, wie das Programm genutzt werden kann. Hierfür wird eine fiktive Nutzung des </w:t>
      </w:r>
      <w:r w:rsidR="00747EBE" w:rsidRPr="001C06A4">
        <w:rPr>
          <w:rFonts w:ascii="Times" w:hAnsi="Times"/>
          <w:noProof/>
          <w:sz w:val="28"/>
          <w:szCs w:val="28"/>
        </w:rPr>
        <w:t>H2MW-</w:t>
      </w:r>
      <w:r w:rsidRPr="001C06A4">
        <w:rPr>
          <w:rFonts w:ascii="Times" w:hAnsi="Times"/>
          <w:noProof/>
          <w:sz w:val="28"/>
          <w:szCs w:val="28"/>
        </w:rPr>
        <w:t>Programmes veranschaulicht.</w:t>
      </w:r>
    </w:p>
    <w:p w14:paraId="4C520653" w14:textId="195E834E" w:rsidR="00676D44" w:rsidRPr="001C06A4" w:rsidRDefault="00A02B73" w:rsidP="00676D44">
      <w:pPr>
        <w:rPr>
          <w:rFonts w:ascii="Times" w:hAnsi="Times"/>
          <w:noProof/>
          <w:sz w:val="28"/>
          <w:szCs w:val="28"/>
        </w:rPr>
      </w:pPr>
      <w:r w:rsidRPr="001C06A4">
        <w:rPr>
          <w:rFonts w:ascii="Times" w:hAnsi="Times"/>
          <w:noProof/>
          <w:sz w:val="28"/>
          <w:szCs w:val="28"/>
        </w:rPr>
        <w:t>Im ersten Schritt wählen wir die</w:t>
      </w:r>
      <w:r w:rsidR="00676D44" w:rsidRPr="001C06A4">
        <w:rPr>
          <w:rFonts w:ascii="Times" w:hAnsi="Times"/>
          <w:noProof/>
          <w:sz w:val="28"/>
          <w:szCs w:val="28"/>
        </w:rPr>
        <w:t xml:space="preserve"> Multifilamentwickelmaschine 48 aus.</w:t>
      </w:r>
    </w:p>
    <w:p w14:paraId="01C97C57" w14:textId="77777777" w:rsidR="002D4464" w:rsidRDefault="00676D44" w:rsidP="002D4464">
      <w:pPr>
        <w:keepNext/>
        <w:jc w:val="center"/>
      </w:pPr>
      <w:r>
        <w:rPr>
          <w:noProof/>
          <w:sz w:val="32"/>
          <w:szCs w:val="32"/>
          <w:lang w:eastAsia="de-DE"/>
        </w:rPr>
        <w:drawing>
          <wp:inline distT="0" distB="0" distL="0" distR="0" wp14:anchorId="07BD7E10" wp14:editId="0B99D148">
            <wp:extent cx="3711660" cy="1065424"/>
            <wp:effectExtent l="0" t="0" r="3175"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a:extLst>
                        <a:ext uri="{28A0092B-C50C-407E-A947-70E740481C1C}">
                          <a14:useLocalDpi xmlns:a14="http://schemas.microsoft.com/office/drawing/2010/main" val="0"/>
                        </a:ext>
                      </a:extLst>
                    </a:blip>
                    <a:stretch>
                      <a:fillRect/>
                    </a:stretch>
                  </pic:blipFill>
                  <pic:spPr>
                    <a:xfrm>
                      <a:off x="0" y="0"/>
                      <a:ext cx="3838015" cy="1101694"/>
                    </a:xfrm>
                    <a:prstGeom prst="rect">
                      <a:avLst/>
                    </a:prstGeom>
                  </pic:spPr>
                </pic:pic>
              </a:graphicData>
            </a:graphic>
          </wp:inline>
        </w:drawing>
      </w:r>
    </w:p>
    <w:p w14:paraId="29B3D572" w14:textId="77777777" w:rsidR="00A02B73"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5</w:t>
      </w:r>
      <w:r w:rsidRPr="00A56D83">
        <w:rPr>
          <w:rFonts w:ascii="Arial" w:hAnsi="Arial" w:cs="Arial"/>
          <w:i/>
          <w:color w:val="auto"/>
          <w:sz w:val="28"/>
          <w:szCs w:val="28"/>
        </w:rPr>
        <w:fldChar w:fldCharType="end"/>
      </w:r>
      <w:r w:rsidRPr="00A56D83">
        <w:rPr>
          <w:rFonts w:ascii="Arial" w:hAnsi="Arial" w:cs="Arial"/>
          <w:i/>
          <w:color w:val="auto"/>
          <w:sz w:val="28"/>
          <w:szCs w:val="28"/>
        </w:rPr>
        <w:t>: Startseite (Use-Case)</w:t>
      </w:r>
    </w:p>
    <w:p w14:paraId="731046F6" w14:textId="0AEF126B" w:rsidR="00597A38" w:rsidRPr="001C06A4" w:rsidRDefault="00676D44" w:rsidP="00676D44">
      <w:pPr>
        <w:rPr>
          <w:rFonts w:ascii="Times" w:hAnsi="Times"/>
          <w:sz w:val="28"/>
          <w:szCs w:val="28"/>
        </w:rPr>
      </w:pPr>
      <w:r w:rsidRPr="001C06A4">
        <w:rPr>
          <w:rFonts w:ascii="Times" w:hAnsi="Times"/>
          <w:sz w:val="28"/>
          <w:szCs w:val="28"/>
        </w:rPr>
        <w:t xml:space="preserve">Nun klicken Sie auf den Button „Nächste Seite“, diese führt </w:t>
      </w:r>
      <w:r w:rsidR="00747EBE" w:rsidRPr="001C06A4">
        <w:rPr>
          <w:rFonts w:ascii="Times" w:hAnsi="Times"/>
          <w:sz w:val="28"/>
          <w:szCs w:val="28"/>
        </w:rPr>
        <w:t xml:space="preserve">Sie </w:t>
      </w:r>
      <w:r w:rsidRPr="001C06A4">
        <w:rPr>
          <w:rFonts w:ascii="Times" w:hAnsi="Times"/>
          <w:sz w:val="28"/>
          <w:szCs w:val="28"/>
        </w:rPr>
        <w:t>zum ersten</w:t>
      </w:r>
      <w:r w:rsidR="00597A38" w:rsidRPr="001C06A4">
        <w:rPr>
          <w:rFonts w:ascii="Times" w:hAnsi="Times"/>
          <w:sz w:val="28"/>
          <w:szCs w:val="28"/>
        </w:rPr>
        <w:t xml:space="preserve"> Nachhaltigkeitsi</w:t>
      </w:r>
      <w:r w:rsidRPr="001C06A4">
        <w:rPr>
          <w:rFonts w:ascii="Times" w:hAnsi="Times"/>
          <w:sz w:val="28"/>
          <w:szCs w:val="28"/>
        </w:rPr>
        <w:t>ndikator, welcher sich oben rechts in der Ecke befindet. Alle Maschinen, die nicht ausgewählt wurden,</w:t>
      </w:r>
      <w:r w:rsidR="00747EBE" w:rsidRPr="001C06A4">
        <w:rPr>
          <w:rFonts w:ascii="Times" w:hAnsi="Times"/>
          <w:sz w:val="28"/>
          <w:szCs w:val="28"/>
        </w:rPr>
        <w:t xml:space="preserve"> sind in einem Grauton hervorgehoben und</w:t>
      </w:r>
      <w:r w:rsidRPr="001C06A4">
        <w:rPr>
          <w:rFonts w:ascii="Times" w:hAnsi="Times"/>
          <w:sz w:val="28"/>
          <w:szCs w:val="28"/>
        </w:rPr>
        <w:t xml:space="preserve"> verbleiben in der </w:t>
      </w:r>
      <w:r w:rsidR="00747EBE" w:rsidRPr="001C06A4">
        <w:rPr>
          <w:rFonts w:ascii="Times" w:hAnsi="Times"/>
          <w:sz w:val="28"/>
          <w:szCs w:val="28"/>
        </w:rPr>
        <w:t>s</w:t>
      </w:r>
      <w:r w:rsidRPr="001C06A4">
        <w:rPr>
          <w:rFonts w:ascii="Times" w:hAnsi="Times"/>
          <w:sz w:val="28"/>
          <w:szCs w:val="28"/>
        </w:rPr>
        <w:t xml:space="preserve">tandardmäßigen Ausführung. </w:t>
      </w:r>
    </w:p>
    <w:p w14:paraId="527F4653" w14:textId="3BDC1CBB" w:rsidR="00676D44" w:rsidRPr="001C06A4" w:rsidRDefault="00747EBE" w:rsidP="00676D44">
      <w:pPr>
        <w:rPr>
          <w:rFonts w:ascii="Times" w:hAnsi="Times"/>
          <w:sz w:val="28"/>
          <w:szCs w:val="28"/>
        </w:rPr>
      </w:pPr>
      <w:r w:rsidRPr="001C06A4">
        <w:rPr>
          <w:rFonts w:ascii="Times" w:hAnsi="Times"/>
          <w:sz w:val="28"/>
          <w:szCs w:val="28"/>
        </w:rPr>
        <w:t>Für die ausgewählten Maschinen können Sie nun in den jeweiligen Feldern Werte eingeben.</w:t>
      </w:r>
    </w:p>
    <w:p w14:paraId="77B9BAD6" w14:textId="77777777" w:rsidR="002D4464" w:rsidRDefault="00676D44" w:rsidP="002D4464">
      <w:pPr>
        <w:keepNext/>
        <w:jc w:val="center"/>
      </w:pPr>
      <w:r>
        <w:rPr>
          <w:noProof/>
          <w:sz w:val="32"/>
          <w:szCs w:val="32"/>
          <w:lang w:eastAsia="de-DE"/>
        </w:rPr>
        <w:lastRenderedPageBreak/>
        <w:drawing>
          <wp:inline distT="0" distB="0" distL="0" distR="0" wp14:anchorId="26FE63BE" wp14:editId="0845266D">
            <wp:extent cx="6946544" cy="1712446"/>
            <wp:effectExtent l="0" t="0" r="6985"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7">
                      <a:extLst>
                        <a:ext uri="{28A0092B-C50C-407E-A947-70E740481C1C}">
                          <a14:useLocalDpi xmlns:a14="http://schemas.microsoft.com/office/drawing/2010/main" val="0"/>
                        </a:ext>
                      </a:extLst>
                    </a:blip>
                    <a:stretch>
                      <a:fillRect/>
                    </a:stretch>
                  </pic:blipFill>
                  <pic:spPr>
                    <a:xfrm>
                      <a:off x="0" y="0"/>
                      <a:ext cx="6976769" cy="1719897"/>
                    </a:xfrm>
                    <a:prstGeom prst="rect">
                      <a:avLst/>
                    </a:prstGeom>
                  </pic:spPr>
                </pic:pic>
              </a:graphicData>
            </a:graphic>
          </wp:inline>
        </w:drawing>
      </w:r>
    </w:p>
    <w:p w14:paraId="2B419808" w14:textId="77777777" w:rsidR="00676D4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6</w:t>
      </w:r>
      <w:r w:rsidRPr="00A56D83">
        <w:rPr>
          <w:rFonts w:ascii="Arial" w:hAnsi="Arial" w:cs="Arial"/>
          <w:i/>
          <w:color w:val="auto"/>
          <w:sz w:val="28"/>
          <w:szCs w:val="28"/>
        </w:rPr>
        <w:fldChar w:fldCharType="end"/>
      </w:r>
      <w:r w:rsidRPr="00A56D83">
        <w:rPr>
          <w:rFonts w:ascii="Arial" w:hAnsi="Arial" w:cs="Arial"/>
          <w:i/>
          <w:color w:val="auto"/>
          <w:sz w:val="28"/>
          <w:szCs w:val="28"/>
        </w:rPr>
        <w:t>: Sozial-Ökologische Indikatoren (Use-Case, alte Werte)</w:t>
      </w:r>
    </w:p>
    <w:p w14:paraId="0E724127" w14:textId="6E426E7F" w:rsidR="00116917" w:rsidRPr="001C06A4" w:rsidRDefault="00676D44" w:rsidP="00676D44">
      <w:pPr>
        <w:rPr>
          <w:rFonts w:ascii="Times" w:hAnsi="Times"/>
          <w:sz w:val="28"/>
          <w:szCs w:val="28"/>
        </w:rPr>
      </w:pPr>
      <w:r w:rsidRPr="001C06A4">
        <w:rPr>
          <w:rFonts w:ascii="Times" w:hAnsi="Times"/>
          <w:sz w:val="28"/>
          <w:szCs w:val="28"/>
        </w:rPr>
        <w:t>In Feldern, bei welchen der Indikator</w:t>
      </w:r>
      <w:r w:rsidR="00597A38" w:rsidRPr="001C06A4">
        <w:rPr>
          <w:rFonts w:ascii="Times" w:hAnsi="Times"/>
          <w:sz w:val="28"/>
          <w:szCs w:val="28"/>
        </w:rPr>
        <w:t xml:space="preserve"> eine Skala oder ein Prozentwert wiedergibt, </w:t>
      </w:r>
      <w:r w:rsidR="00274ABA" w:rsidRPr="001C06A4">
        <w:rPr>
          <w:rFonts w:ascii="Times" w:hAnsi="Times"/>
          <w:sz w:val="28"/>
          <w:szCs w:val="28"/>
        </w:rPr>
        <w:t xml:space="preserve">können nur Werte </w:t>
      </w:r>
      <w:r w:rsidR="00CA7AD4" w:rsidRPr="001C06A4">
        <w:rPr>
          <w:rFonts w:ascii="Times" w:hAnsi="Times"/>
          <w:sz w:val="28"/>
          <w:szCs w:val="28"/>
        </w:rPr>
        <w:t>innerhalb des angegebenen Intervalls</w:t>
      </w:r>
      <w:r w:rsidR="00274ABA" w:rsidRPr="001C06A4">
        <w:rPr>
          <w:rFonts w:ascii="Times" w:hAnsi="Times"/>
          <w:sz w:val="28"/>
          <w:szCs w:val="28"/>
        </w:rPr>
        <w:t xml:space="preserve"> eingegeben werden (z.B. 0-100%).</w:t>
      </w:r>
      <w:r w:rsidR="00597A38" w:rsidRPr="001C06A4">
        <w:rPr>
          <w:rFonts w:ascii="Times" w:hAnsi="Times"/>
          <w:sz w:val="28"/>
          <w:szCs w:val="28"/>
        </w:rPr>
        <w:t xml:space="preserve"> </w:t>
      </w:r>
      <w:r w:rsidR="00274ABA" w:rsidRPr="001C06A4">
        <w:rPr>
          <w:rFonts w:ascii="Times" w:hAnsi="Times"/>
          <w:sz w:val="28"/>
          <w:szCs w:val="28"/>
        </w:rPr>
        <w:t xml:space="preserve">Haben Sie Ihre Werte eingegeben, bestätigen Sie dies mit einem Klick auf den Button </w:t>
      </w:r>
      <w:r w:rsidR="00CA7AD4" w:rsidRPr="001C06A4">
        <w:rPr>
          <w:rFonts w:ascii="Times" w:hAnsi="Times"/>
          <w:sz w:val="28"/>
          <w:szCs w:val="28"/>
        </w:rPr>
        <w:t>„Akzeptieren</w:t>
      </w:r>
      <w:r w:rsidR="00274ABA" w:rsidRPr="001C06A4">
        <w:rPr>
          <w:rFonts w:ascii="Times" w:hAnsi="Times"/>
          <w:sz w:val="28"/>
          <w:szCs w:val="28"/>
        </w:rPr>
        <w:t>“.</w:t>
      </w:r>
      <w:r w:rsidR="00597A38" w:rsidRPr="001C06A4">
        <w:rPr>
          <w:rFonts w:ascii="Times" w:hAnsi="Times"/>
          <w:sz w:val="28"/>
          <w:szCs w:val="28"/>
        </w:rPr>
        <w:t xml:space="preserve"> Erst dann werden die Werte</w:t>
      </w:r>
      <w:r w:rsidR="00116917" w:rsidRPr="001C06A4">
        <w:rPr>
          <w:rFonts w:ascii="Times" w:hAnsi="Times"/>
          <w:sz w:val="28"/>
          <w:szCs w:val="28"/>
        </w:rPr>
        <w:t xml:space="preserve"> ü</w:t>
      </w:r>
      <w:r w:rsidR="00597A38" w:rsidRPr="001C06A4">
        <w:rPr>
          <w:rFonts w:ascii="Times" w:hAnsi="Times"/>
          <w:sz w:val="28"/>
          <w:szCs w:val="28"/>
        </w:rPr>
        <w:t>bernommen.</w:t>
      </w:r>
    </w:p>
    <w:p w14:paraId="503A2B44" w14:textId="77777777" w:rsidR="002D4464" w:rsidRDefault="00116917" w:rsidP="002D4464">
      <w:pPr>
        <w:keepNext/>
        <w:jc w:val="center"/>
      </w:pPr>
      <w:r>
        <w:rPr>
          <w:noProof/>
          <w:sz w:val="32"/>
          <w:szCs w:val="32"/>
          <w:lang w:eastAsia="de-DE"/>
        </w:rPr>
        <w:drawing>
          <wp:inline distT="0" distB="0" distL="0" distR="0" wp14:anchorId="5FDFD220" wp14:editId="288D0E1D">
            <wp:extent cx="7219950" cy="172274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a:extLst>
                        <a:ext uri="{28A0092B-C50C-407E-A947-70E740481C1C}">
                          <a14:useLocalDpi xmlns:a14="http://schemas.microsoft.com/office/drawing/2010/main" val="0"/>
                        </a:ext>
                      </a:extLst>
                    </a:blip>
                    <a:stretch>
                      <a:fillRect/>
                    </a:stretch>
                  </pic:blipFill>
                  <pic:spPr>
                    <a:xfrm>
                      <a:off x="0" y="0"/>
                      <a:ext cx="7284510" cy="1738147"/>
                    </a:xfrm>
                    <a:prstGeom prst="rect">
                      <a:avLst/>
                    </a:prstGeom>
                  </pic:spPr>
                </pic:pic>
              </a:graphicData>
            </a:graphic>
          </wp:inline>
        </w:drawing>
      </w:r>
    </w:p>
    <w:p w14:paraId="629AAF16" w14:textId="77777777" w:rsidR="00676D4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7</w:t>
      </w:r>
      <w:r w:rsidRPr="00A56D83">
        <w:rPr>
          <w:rFonts w:ascii="Arial" w:hAnsi="Arial" w:cs="Arial"/>
          <w:i/>
          <w:color w:val="auto"/>
          <w:sz w:val="28"/>
          <w:szCs w:val="28"/>
        </w:rPr>
        <w:fldChar w:fldCharType="end"/>
      </w:r>
      <w:r w:rsidRPr="00A56D83">
        <w:rPr>
          <w:rFonts w:ascii="Arial" w:hAnsi="Arial" w:cs="Arial"/>
          <w:i/>
          <w:color w:val="auto"/>
          <w:sz w:val="28"/>
          <w:szCs w:val="28"/>
        </w:rPr>
        <w:t>: Sozial-Ökologische Indikatoren (Use-Case, neue Werte)</w:t>
      </w:r>
    </w:p>
    <w:p w14:paraId="633BC199" w14:textId="678F9377" w:rsidR="00116917" w:rsidRPr="001C06A4" w:rsidRDefault="00274ABA" w:rsidP="00116917">
      <w:pPr>
        <w:rPr>
          <w:rFonts w:ascii="Times" w:hAnsi="Times"/>
          <w:sz w:val="28"/>
          <w:szCs w:val="28"/>
        </w:rPr>
      </w:pPr>
      <w:r w:rsidRPr="001C06A4">
        <w:rPr>
          <w:rFonts w:ascii="Times" w:hAnsi="Times"/>
          <w:sz w:val="28"/>
          <w:szCs w:val="28"/>
        </w:rPr>
        <w:lastRenderedPageBreak/>
        <w:t>Durch die Veränderung der Werte haben die Vierecke (oben rechts) ihre farbliche Ausprägung verändert, da</w:t>
      </w:r>
      <w:r w:rsidR="00AF7727" w:rsidRPr="001C06A4">
        <w:rPr>
          <w:rFonts w:ascii="Times" w:hAnsi="Times"/>
          <w:sz w:val="28"/>
          <w:szCs w:val="28"/>
        </w:rPr>
        <w:t xml:space="preserve"> </w:t>
      </w:r>
      <w:r w:rsidR="00116917" w:rsidRPr="001C06A4">
        <w:rPr>
          <w:rFonts w:ascii="Times" w:hAnsi="Times"/>
          <w:sz w:val="28"/>
          <w:szCs w:val="28"/>
        </w:rPr>
        <w:t>die Auswertung des Indikators neu berechnet wurde.</w:t>
      </w:r>
      <w:r w:rsidR="00863CA2" w:rsidRPr="001C06A4">
        <w:rPr>
          <w:rFonts w:ascii="Times" w:hAnsi="Times"/>
          <w:sz w:val="28"/>
          <w:szCs w:val="28"/>
        </w:rPr>
        <w:t xml:space="preserve"> Um den nächsten </w:t>
      </w:r>
      <w:r w:rsidRPr="001C06A4">
        <w:rPr>
          <w:rFonts w:ascii="Times" w:hAnsi="Times"/>
          <w:sz w:val="28"/>
          <w:szCs w:val="28"/>
        </w:rPr>
        <w:t>Dimensionsi</w:t>
      </w:r>
      <w:r w:rsidR="00863CA2" w:rsidRPr="001C06A4">
        <w:rPr>
          <w:rFonts w:ascii="Times" w:hAnsi="Times"/>
          <w:sz w:val="28"/>
          <w:szCs w:val="28"/>
        </w:rPr>
        <w:t>ndikator zu erreichen, wird der Button „Nächste Seite“ geklickt.</w:t>
      </w:r>
    </w:p>
    <w:p w14:paraId="067EE5EC" w14:textId="5B4143EB" w:rsidR="00116917" w:rsidRPr="001C06A4" w:rsidRDefault="00116917" w:rsidP="00116917">
      <w:pPr>
        <w:rPr>
          <w:rFonts w:ascii="Times" w:hAnsi="Times"/>
          <w:sz w:val="28"/>
          <w:szCs w:val="28"/>
        </w:rPr>
      </w:pPr>
      <w:r w:rsidRPr="001C06A4">
        <w:rPr>
          <w:rFonts w:ascii="Times" w:hAnsi="Times"/>
          <w:sz w:val="28"/>
          <w:szCs w:val="28"/>
        </w:rPr>
        <w:t xml:space="preserve">Die Eingabe für die folgenden Indikatoren </w:t>
      </w:r>
      <w:r w:rsidR="00274ABA" w:rsidRPr="001C06A4">
        <w:rPr>
          <w:rFonts w:ascii="Times" w:hAnsi="Times"/>
          <w:sz w:val="28"/>
          <w:szCs w:val="28"/>
        </w:rPr>
        <w:t>wird nach dem gleichem Schemadurchgeführt</w:t>
      </w:r>
      <w:r w:rsidR="00863CA2" w:rsidRPr="001C06A4">
        <w:rPr>
          <w:rFonts w:ascii="Times" w:hAnsi="Times"/>
          <w:sz w:val="28"/>
          <w:szCs w:val="28"/>
        </w:rPr>
        <w:t xml:space="preserve">. Schlussendlich wird der letzte </w:t>
      </w:r>
      <w:r w:rsidR="00274ABA" w:rsidRPr="001C06A4">
        <w:rPr>
          <w:rFonts w:ascii="Times" w:hAnsi="Times"/>
          <w:sz w:val="28"/>
          <w:szCs w:val="28"/>
        </w:rPr>
        <w:t>Dimensionsi</w:t>
      </w:r>
      <w:r w:rsidR="00863CA2" w:rsidRPr="001C06A4">
        <w:rPr>
          <w:rFonts w:ascii="Times" w:hAnsi="Times"/>
          <w:sz w:val="28"/>
          <w:szCs w:val="28"/>
        </w:rPr>
        <w:t xml:space="preserve">ndikator erreicht </w:t>
      </w:r>
      <w:r w:rsidRPr="001C06A4">
        <w:rPr>
          <w:rFonts w:ascii="Times" w:hAnsi="Times"/>
          <w:sz w:val="28"/>
          <w:szCs w:val="28"/>
        </w:rPr>
        <w:t xml:space="preserve">„Sozial-Ökonomisch-Ökologisch“. </w:t>
      </w:r>
      <w:r w:rsidR="00863CA2" w:rsidRPr="001C06A4">
        <w:rPr>
          <w:rFonts w:ascii="Times" w:hAnsi="Times"/>
          <w:sz w:val="28"/>
          <w:szCs w:val="28"/>
        </w:rPr>
        <w:t xml:space="preserve">Nach der Eingabe </w:t>
      </w:r>
      <w:r w:rsidR="00274ABA" w:rsidRPr="001C06A4">
        <w:rPr>
          <w:rFonts w:ascii="Times" w:hAnsi="Times"/>
          <w:sz w:val="28"/>
          <w:szCs w:val="28"/>
        </w:rPr>
        <w:t xml:space="preserve">und Akzeptierung aller </w:t>
      </w:r>
      <w:r w:rsidR="00863CA2" w:rsidRPr="001C06A4">
        <w:rPr>
          <w:rFonts w:ascii="Times" w:hAnsi="Times"/>
          <w:sz w:val="28"/>
          <w:szCs w:val="28"/>
        </w:rPr>
        <w:t>gewünschten Werte folgt die Auswertung</w:t>
      </w:r>
      <w:r w:rsidR="00274ABA" w:rsidRPr="001C06A4">
        <w:rPr>
          <w:rFonts w:ascii="Times" w:hAnsi="Times"/>
          <w:sz w:val="28"/>
          <w:szCs w:val="28"/>
        </w:rPr>
        <w:t xml:space="preserve"> durch Klicken des Buttons „Auswertung“.</w:t>
      </w:r>
    </w:p>
    <w:p w14:paraId="4D475252" w14:textId="77777777" w:rsidR="002D4464" w:rsidRDefault="00116917" w:rsidP="002D4464">
      <w:pPr>
        <w:keepNext/>
        <w:jc w:val="center"/>
      </w:pPr>
      <w:r>
        <w:rPr>
          <w:noProof/>
          <w:sz w:val="32"/>
          <w:szCs w:val="32"/>
          <w:lang w:eastAsia="de-DE"/>
        </w:rPr>
        <w:drawing>
          <wp:inline distT="0" distB="0" distL="0" distR="0" wp14:anchorId="46632502" wp14:editId="648F9996">
            <wp:extent cx="7400925" cy="171049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a:extLst>
                        <a:ext uri="{28A0092B-C50C-407E-A947-70E740481C1C}">
                          <a14:useLocalDpi xmlns:a14="http://schemas.microsoft.com/office/drawing/2010/main" val="0"/>
                        </a:ext>
                      </a:extLst>
                    </a:blip>
                    <a:stretch>
                      <a:fillRect/>
                    </a:stretch>
                  </pic:blipFill>
                  <pic:spPr>
                    <a:xfrm>
                      <a:off x="0" y="0"/>
                      <a:ext cx="7463575" cy="1724976"/>
                    </a:xfrm>
                    <a:prstGeom prst="rect">
                      <a:avLst/>
                    </a:prstGeom>
                  </pic:spPr>
                </pic:pic>
              </a:graphicData>
            </a:graphic>
          </wp:inline>
        </w:drawing>
      </w:r>
    </w:p>
    <w:p w14:paraId="442DE77C" w14:textId="77777777" w:rsidR="00116917"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8</w:t>
      </w:r>
      <w:r w:rsidRPr="00A56D83">
        <w:rPr>
          <w:rFonts w:ascii="Arial" w:hAnsi="Arial" w:cs="Arial"/>
          <w:i/>
          <w:color w:val="auto"/>
          <w:sz w:val="28"/>
          <w:szCs w:val="28"/>
        </w:rPr>
        <w:fldChar w:fldCharType="end"/>
      </w:r>
      <w:r w:rsidRPr="00A56D83">
        <w:rPr>
          <w:rFonts w:ascii="Arial" w:hAnsi="Arial" w:cs="Arial"/>
          <w:i/>
          <w:color w:val="auto"/>
          <w:sz w:val="28"/>
          <w:szCs w:val="28"/>
        </w:rPr>
        <w:t>: Sozial-Ökonomisch-Ökologische Indikatoren (Use-Case)</w:t>
      </w:r>
    </w:p>
    <w:p w14:paraId="301655C4" w14:textId="1373BB85" w:rsidR="00863CA2" w:rsidRPr="001C06A4" w:rsidRDefault="00274ABA" w:rsidP="00676D44">
      <w:pPr>
        <w:rPr>
          <w:rFonts w:ascii="Times" w:hAnsi="Times"/>
          <w:sz w:val="28"/>
          <w:szCs w:val="28"/>
        </w:rPr>
      </w:pPr>
      <w:r w:rsidRPr="001C06A4">
        <w:rPr>
          <w:rFonts w:ascii="Times" w:hAnsi="Times"/>
          <w:sz w:val="28"/>
          <w:szCs w:val="28"/>
        </w:rPr>
        <w:t xml:space="preserve">Anschließend </w:t>
      </w:r>
      <w:r w:rsidR="00A161C9" w:rsidRPr="001C06A4">
        <w:rPr>
          <w:rFonts w:ascii="Times" w:hAnsi="Times"/>
          <w:sz w:val="28"/>
          <w:szCs w:val="28"/>
        </w:rPr>
        <w:t>können Sie das Nachhaltigkeitsniveau des</w:t>
      </w:r>
      <w:r w:rsidR="00CA7AD4">
        <w:rPr>
          <w:rFonts w:ascii="Times" w:hAnsi="Times"/>
          <w:sz w:val="28"/>
          <w:szCs w:val="28"/>
        </w:rPr>
        <w:t xml:space="preserve">, </w:t>
      </w:r>
      <w:r w:rsidR="00A161C9" w:rsidRPr="001C06A4">
        <w:rPr>
          <w:rFonts w:ascii="Times" w:hAnsi="Times"/>
          <w:sz w:val="28"/>
          <w:szCs w:val="28"/>
        </w:rPr>
        <w:t xml:space="preserve">jeweiligen Herstellungsverfahren anhand des GSI-Wertes erkennen und die Werte miteinander vergleichen. </w:t>
      </w:r>
    </w:p>
    <w:p w14:paraId="63E5123F" w14:textId="77777777" w:rsidR="002D4464" w:rsidRDefault="00863CA2" w:rsidP="002D4464">
      <w:pPr>
        <w:keepNext/>
        <w:jc w:val="center"/>
      </w:pPr>
      <w:r>
        <w:rPr>
          <w:noProof/>
          <w:sz w:val="32"/>
          <w:szCs w:val="32"/>
          <w:lang w:eastAsia="de-DE"/>
        </w:rPr>
        <w:lastRenderedPageBreak/>
        <w:drawing>
          <wp:inline distT="0" distB="0" distL="0" distR="0" wp14:anchorId="740403DA" wp14:editId="5914C5C5">
            <wp:extent cx="6321052" cy="2338705"/>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a:extLst>
                        <a:ext uri="{28A0092B-C50C-407E-A947-70E740481C1C}">
                          <a14:useLocalDpi xmlns:a14="http://schemas.microsoft.com/office/drawing/2010/main" val="0"/>
                        </a:ext>
                      </a:extLst>
                    </a:blip>
                    <a:stretch>
                      <a:fillRect/>
                    </a:stretch>
                  </pic:blipFill>
                  <pic:spPr>
                    <a:xfrm>
                      <a:off x="0" y="0"/>
                      <a:ext cx="6370337" cy="2356940"/>
                    </a:xfrm>
                    <a:prstGeom prst="rect">
                      <a:avLst/>
                    </a:prstGeom>
                  </pic:spPr>
                </pic:pic>
              </a:graphicData>
            </a:graphic>
          </wp:inline>
        </w:drawing>
      </w:r>
    </w:p>
    <w:p w14:paraId="65F9F71E" w14:textId="77777777" w:rsidR="00597A38"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9</w:t>
      </w:r>
      <w:r w:rsidRPr="00A56D83">
        <w:rPr>
          <w:rFonts w:ascii="Arial" w:hAnsi="Arial" w:cs="Arial"/>
          <w:i/>
          <w:color w:val="auto"/>
          <w:sz w:val="28"/>
          <w:szCs w:val="28"/>
        </w:rPr>
        <w:fldChar w:fldCharType="end"/>
      </w:r>
      <w:r w:rsidRPr="00A56D83">
        <w:rPr>
          <w:rFonts w:ascii="Arial" w:hAnsi="Arial" w:cs="Arial"/>
          <w:i/>
          <w:color w:val="auto"/>
          <w:sz w:val="28"/>
          <w:szCs w:val="28"/>
        </w:rPr>
        <w:t>: Visualisierung durch Nachhaltigkeitsdreieck (Use-Case)</w:t>
      </w:r>
    </w:p>
    <w:p w14:paraId="6A0FC0BA" w14:textId="52481E13" w:rsidR="00B710AF" w:rsidRPr="001C06A4" w:rsidRDefault="00A161C9" w:rsidP="00863CA2">
      <w:pPr>
        <w:rPr>
          <w:rFonts w:ascii="Times" w:hAnsi="Times"/>
          <w:sz w:val="28"/>
          <w:szCs w:val="28"/>
        </w:rPr>
      </w:pPr>
      <w:r w:rsidRPr="001C06A4">
        <w:rPr>
          <w:rFonts w:ascii="Times" w:hAnsi="Times"/>
          <w:sz w:val="28"/>
          <w:szCs w:val="28"/>
        </w:rPr>
        <w:t xml:space="preserve">Durch </w:t>
      </w:r>
      <w:r w:rsidR="00E95683" w:rsidRPr="001C06A4">
        <w:rPr>
          <w:rFonts w:ascii="Times" w:hAnsi="Times"/>
          <w:sz w:val="28"/>
          <w:szCs w:val="28"/>
        </w:rPr>
        <w:t xml:space="preserve">Auswahl der jeweiligen Maschine gelangen Sie zu einer Gesamtübersicht, welche Ihnen alle Indikatorausprägungen der Maschine darstellt. </w:t>
      </w:r>
    </w:p>
    <w:p w14:paraId="7961804D" w14:textId="77777777" w:rsidR="002D4464" w:rsidRDefault="00B710AF" w:rsidP="002D4464">
      <w:pPr>
        <w:keepNext/>
        <w:jc w:val="center"/>
      </w:pPr>
      <w:r>
        <w:rPr>
          <w:noProof/>
          <w:sz w:val="32"/>
          <w:szCs w:val="32"/>
          <w:lang w:eastAsia="de-DE"/>
        </w:rPr>
        <w:lastRenderedPageBreak/>
        <w:drawing>
          <wp:inline distT="0" distB="0" distL="0" distR="0" wp14:anchorId="0CF3EEE9" wp14:editId="05211A0B">
            <wp:extent cx="6248400" cy="2793403"/>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1">
                      <a:extLst>
                        <a:ext uri="{28A0092B-C50C-407E-A947-70E740481C1C}">
                          <a14:useLocalDpi xmlns:a14="http://schemas.microsoft.com/office/drawing/2010/main" val="0"/>
                        </a:ext>
                      </a:extLst>
                    </a:blip>
                    <a:stretch>
                      <a:fillRect/>
                    </a:stretch>
                  </pic:blipFill>
                  <pic:spPr>
                    <a:xfrm>
                      <a:off x="0" y="0"/>
                      <a:ext cx="6283349" cy="2809027"/>
                    </a:xfrm>
                    <a:prstGeom prst="rect">
                      <a:avLst/>
                    </a:prstGeom>
                  </pic:spPr>
                </pic:pic>
              </a:graphicData>
            </a:graphic>
          </wp:inline>
        </w:drawing>
      </w:r>
    </w:p>
    <w:p w14:paraId="2C83F6EB" w14:textId="304BC7B3" w:rsid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10</w:t>
      </w:r>
      <w:r w:rsidRPr="00A56D83">
        <w:rPr>
          <w:rFonts w:ascii="Arial" w:hAnsi="Arial" w:cs="Arial"/>
          <w:i/>
          <w:color w:val="auto"/>
          <w:sz w:val="28"/>
          <w:szCs w:val="28"/>
        </w:rPr>
        <w:fldChar w:fldCharType="end"/>
      </w:r>
      <w:r w:rsidRPr="00A56D83">
        <w:rPr>
          <w:rFonts w:ascii="Arial" w:hAnsi="Arial" w:cs="Arial"/>
          <w:i/>
          <w:color w:val="auto"/>
          <w:sz w:val="28"/>
          <w:szCs w:val="28"/>
        </w:rPr>
        <w:t xml:space="preserve">:  Normierte Werte der Indikatoren für Multifilamentwickelmaschine 48 </w:t>
      </w:r>
    </w:p>
    <w:p w14:paraId="5DA47368" w14:textId="29DC5902" w:rsidR="00863CA2"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(Use-Case)</w:t>
      </w:r>
    </w:p>
    <w:p w14:paraId="054F6B89" w14:textId="52DD1706" w:rsidR="00E95683" w:rsidRDefault="00E95683" w:rsidP="00E95683"/>
    <w:p w14:paraId="06C91A20" w14:textId="084ED07A" w:rsidR="00E95683" w:rsidRDefault="00E95683" w:rsidP="00E95683">
      <w:pPr>
        <w:rPr>
          <w:b/>
          <w:bCs/>
          <w:sz w:val="28"/>
          <w:szCs w:val="28"/>
        </w:rPr>
      </w:pPr>
      <w:r w:rsidRPr="00753C65">
        <w:rPr>
          <w:b/>
          <w:bCs/>
          <w:sz w:val="28"/>
          <w:szCs w:val="28"/>
        </w:rPr>
        <w:t>Literatur</w:t>
      </w:r>
    </w:p>
    <w:p w14:paraId="005905A5" w14:textId="67248594" w:rsidR="00E95683" w:rsidRDefault="00E95683" w:rsidP="00AE165B">
      <w:pPr>
        <w:rPr>
          <w:sz w:val="20"/>
          <w:szCs w:val="20"/>
        </w:rPr>
      </w:pPr>
      <w:r w:rsidRPr="00AE165B">
        <w:rPr>
          <w:sz w:val="20"/>
          <w:szCs w:val="20"/>
        </w:rPr>
        <w:t>aus dem Einleitungskapitel</w:t>
      </w:r>
      <w:r w:rsidR="00951ED1">
        <w:rPr>
          <w:sz w:val="20"/>
          <w:szCs w:val="20"/>
        </w:rPr>
        <w:t>:</w:t>
      </w:r>
    </w:p>
    <w:p w14:paraId="7F257BAB" w14:textId="33261665" w:rsidR="00951ED1" w:rsidRPr="00951ED1" w:rsidRDefault="00951ED1" w:rsidP="00AE165B">
      <w:pPr>
        <w:rPr>
          <w:sz w:val="20"/>
          <w:szCs w:val="20"/>
          <w:lang w:val="en-US"/>
        </w:rPr>
      </w:pPr>
      <w:r w:rsidRPr="00951ED1">
        <w:rPr>
          <w:rFonts w:ascii="Segoe UI" w:hAnsi="Segoe UI" w:cs="Segoe UI"/>
          <w:sz w:val="20"/>
          <w:szCs w:val="20"/>
          <w:shd w:val="clear" w:color="auto" w:fill="FFFFFF"/>
          <w:lang w:val="en-US"/>
        </w:rPr>
        <w:t>Bitter et al. - 2016 - Fuzzy Logic Approach for Sustainability Assessment</w:t>
      </w:r>
      <w:bookmarkStart w:id="3" w:name="_GoBack"/>
      <w:bookmarkEnd w:id="3"/>
    </w:p>
    <w:sectPr w:rsidR="00951ED1" w:rsidRPr="00951ED1" w:rsidSect="00F4222E">
      <w:headerReference w:type="default" r:id="rId22"/>
      <w:footerReference w:type="default" r:id="rId23"/>
      <w:headerReference w:type="first" r:id="rId24"/>
      <w:footerReference w:type="first" r:id="rId25"/>
      <w:pgSz w:w="16838" w:h="11906" w:orient="landscape"/>
      <w:pgMar w:top="1440" w:right="2325" w:bottom="1440" w:left="2325" w:header="170" w:footer="709" w:gutter="0"/>
      <w:pgNumType w:start="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E48" w16cex:dateUtc="2020-08-11T12:48:00Z"/>
  <w16cex:commentExtensible w16cex:durableId="22DD2E71" w16cex:dateUtc="2020-08-11T12:49:00Z"/>
  <w16cex:commentExtensible w16cex:durableId="22DD2F76" w16cex:dateUtc="2020-08-11T12:53:00Z"/>
  <w16cex:commentExtensible w16cex:durableId="22DD3041" w16cex:dateUtc="2020-08-11T12:57:00Z"/>
  <w16cex:commentExtensible w16cex:durableId="22DD2FCD" w16cex:dateUtc="2020-08-11T12:55:00Z"/>
  <w16cex:commentExtensible w16cex:durableId="22DD309C" w16cex:dateUtc="2020-08-11T12:58:00Z"/>
  <w16cex:commentExtensible w16cex:durableId="22DD30C9" w16cex:dateUtc="2020-08-11T12:59:00Z"/>
  <w16cex:commentExtensible w16cex:durableId="22DD39AD" w16cex:dateUtc="2020-08-11T13:37:00Z"/>
  <w16cex:commentExtensible w16cex:durableId="22DD30E2" w16cex:dateUtc="2020-08-11T12:59:00Z"/>
  <w16cex:commentExtensible w16cex:durableId="22DD3120" w16cex:dateUtc="2020-08-11T13:00:00Z"/>
  <w16cex:commentExtensible w16cex:durableId="22DD32A9" w16cex:dateUtc="2020-08-11T13:07:00Z"/>
  <w16cex:commentExtensible w16cex:durableId="22DD3226" w16cex:dateUtc="2020-08-11T13:05:00Z"/>
  <w16cex:commentExtensible w16cex:durableId="22DD330F" w16cex:dateUtc="2020-08-11T13:09:00Z"/>
  <w16cex:commentExtensible w16cex:durableId="22DD331E" w16cex:dateUtc="2020-08-11T13:09:00Z"/>
  <w16cex:commentExtensible w16cex:durableId="22DD3348" w16cex:dateUtc="2020-08-11T13:10:00Z"/>
  <w16cex:commentExtensible w16cex:durableId="22DD3968" w16cex:dateUtc="2020-08-11T13:36:00Z"/>
  <w16cex:commentExtensible w16cex:durableId="22DD342E" w16cex:dateUtc="2020-08-11T13:13:00Z"/>
  <w16cex:commentExtensible w16cex:durableId="22DD356C" w16cex:dateUtc="2020-08-11T13:19:00Z"/>
  <w16cex:commentExtensible w16cex:durableId="22DD3607" w16cex:dateUtc="2020-08-11T13:21:00Z"/>
  <w16cex:commentExtensible w16cex:durableId="22DD3812" w16cex:dateUtc="2020-08-11T13:30:00Z"/>
  <w16cex:commentExtensible w16cex:durableId="22DD37D2" w16cex:dateUtc="2020-08-11T13:29:00Z"/>
</w16cex:commentsExtensible>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5A58D" w14:textId="77777777" w:rsidR="00054E1A" w:rsidRDefault="00054E1A" w:rsidP="00A56D83">
      <w:pPr>
        <w:spacing w:after="0" w:line="240" w:lineRule="auto"/>
      </w:pPr>
      <w:r>
        <w:separator/>
      </w:r>
    </w:p>
  </w:endnote>
  <w:endnote w:type="continuationSeparator" w:id="0">
    <w:p w14:paraId="6F0083A2" w14:textId="77777777" w:rsidR="00054E1A" w:rsidRDefault="00054E1A" w:rsidP="00A56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A724B" w14:textId="77777777" w:rsidR="00F4222E" w:rsidRDefault="00F4222E" w:rsidP="00F4222E">
    <w:pPr>
      <w:pStyle w:val="Footer"/>
    </w:pPr>
    <w:r>
      <w:rPr>
        <w:noProof/>
        <w:lang w:eastAsia="de-DE"/>
      </w:rPr>
      <mc:AlternateContent>
        <mc:Choice Requires="wpg">
          <w:drawing>
            <wp:anchor distT="0" distB="0" distL="114300" distR="114300" simplePos="0" relativeHeight="251676672" behindDoc="0" locked="0" layoutInCell="1" allowOverlap="1" wp14:anchorId="13505526" wp14:editId="0BDF4037">
              <wp:simplePos x="0" y="0"/>
              <wp:positionH relativeFrom="column">
                <wp:posOffset>2200275</wp:posOffset>
              </wp:positionH>
              <wp:positionV relativeFrom="paragraph">
                <wp:posOffset>49530</wp:posOffset>
              </wp:positionV>
              <wp:extent cx="5808345" cy="650875"/>
              <wp:effectExtent l="0" t="0" r="1905" b="0"/>
              <wp:wrapSquare wrapText="bothSides"/>
              <wp:docPr id="41" name="Group 41"/>
              <wp:cNvGraphicFramePr/>
              <a:graphic xmlns:a="http://schemas.openxmlformats.org/drawingml/2006/main">
                <a:graphicData uri="http://schemas.microsoft.com/office/word/2010/wordprocessingGroup">
                  <wpg:wgp>
                    <wpg:cNvGrpSpPr/>
                    <wpg:grpSpPr>
                      <a:xfrm>
                        <a:off x="0" y="0"/>
                        <a:ext cx="5808345" cy="650875"/>
                        <a:chOff x="0" y="0"/>
                        <a:chExt cx="6115050" cy="685800"/>
                      </a:xfrm>
                    </wpg:grpSpPr>
                    <pic:pic xmlns:pic="http://schemas.openxmlformats.org/drawingml/2006/picture">
                      <pic:nvPicPr>
                        <pic:cNvPr id="42" name="Grafik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66675"/>
                          <a:ext cx="1832610" cy="555625"/>
                        </a:xfrm>
                        <a:prstGeom prst="rect">
                          <a:avLst/>
                        </a:prstGeom>
                        <a:noFill/>
                        <a:ln>
                          <a:noFill/>
                        </a:ln>
                      </pic:spPr>
                    </pic:pic>
                    <pic:pic xmlns:pic="http://schemas.openxmlformats.org/drawingml/2006/picture">
                      <pic:nvPicPr>
                        <pic:cNvPr id="43" name="Grafik 15"/>
                        <pic:cNvPicPr>
                          <a:picLocks noChangeAspect="1"/>
                        </pic:cNvPicPr>
                      </pic:nvPicPr>
                      <pic:blipFill rotWithShape="1">
                        <a:blip r:embed="rId2" cstate="print">
                          <a:extLst>
                            <a:ext uri="{28A0092B-C50C-407E-A947-70E740481C1C}">
                              <a14:useLocalDpi xmlns:a14="http://schemas.microsoft.com/office/drawing/2010/main" val="0"/>
                            </a:ext>
                          </a:extLst>
                        </a:blip>
                        <a:srcRect l="3014" t="17975" r="3114" b="17316"/>
                        <a:stretch/>
                      </pic:blipFill>
                      <pic:spPr bwMode="auto">
                        <a:xfrm>
                          <a:off x="1962150" y="0"/>
                          <a:ext cx="4152900" cy="6858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2C6DBF" id="Group 41" o:spid="_x0000_s1026" style="position:absolute;margin-left:173.25pt;margin-top:3.9pt;width:457.35pt;height:51.25pt;z-index:251676672;mso-width-relative:margin;mso-height-relative:margin" coordsize="61150,68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style="position:absolute;top:666;width:18326;height: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">
                <v:imagedata r:id="rId3" o:title=""/>
              </v:shape>
              <v:shape id="Grafik 15" o:spid="_x0000_s1028" type="#_x0000_t75" style="position:absolute;left:19621;width:41529;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">
                <v:imagedata r:id="rId4" o:title="" croptop="11780f" cropbottom="11348f" cropleft="1975f" cropright="2041f"/>
              </v:shape>
              <w10:wrap type="square"/>
            </v:group>
          </w:pict>
        </mc:Fallback>
      </mc:AlternateContent>
    </w:r>
    <w:r>
      <w:rPr>
        <w:noProof/>
        <w:lang w:eastAsia="de-DE"/>
      </w:rPr>
      <mc:AlternateContent>
        <mc:Choice Requires="wpg">
          <w:drawing>
            <wp:anchor distT="0" distB="0" distL="114300" distR="114300" simplePos="0" relativeHeight="251677696" behindDoc="0" locked="0" layoutInCell="1" allowOverlap="1" wp14:anchorId="0EAF344F" wp14:editId="72766242">
              <wp:simplePos x="0" y="0"/>
              <wp:positionH relativeFrom="column">
                <wp:posOffset>-930275</wp:posOffset>
              </wp:positionH>
              <wp:positionV relativeFrom="paragraph">
                <wp:posOffset>-119380</wp:posOffset>
              </wp:positionV>
              <wp:extent cx="2720340" cy="970280"/>
              <wp:effectExtent l="0" t="0" r="0" b="0"/>
              <wp:wrapNone/>
              <wp:docPr id="44" name="Group 44"/>
              <wp:cNvGraphicFramePr/>
              <a:graphic xmlns:a="http://schemas.openxmlformats.org/drawingml/2006/main">
                <a:graphicData uri="http://schemas.microsoft.com/office/word/2010/wordprocessingGroup">
                  <wpg:wgp>
                    <wpg:cNvGrpSpPr/>
                    <wpg:grpSpPr>
                      <a:xfrm>
                        <a:off x="0" y="0"/>
                        <a:ext cx="2720340" cy="970280"/>
                        <a:chOff x="0" y="0"/>
                        <a:chExt cx="2221144" cy="792582"/>
                      </a:xfrm>
                    </wpg:grpSpPr>
                    <pic:pic xmlns:pic="http://schemas.openxmlformats.org/drawingml/2006/picture">
                      <pic:nvPicPr>
                        <pic:cNvPr id="45" name="Grafik 15"/>
                        <pic:cNvPicPr>
                          <a:picLocks noChangeAspect="1"/>
                        </pic:cNvPicPr>
                      </pic:nvPicPr>
                      <pic:blipFill>
                        <a:blip r:embed="rId5"/>
                        <a:stretch>
                          <a:fillRect/>
                        </a:stretch>
                      </pic:blipFill>
                      <pic:spPr>
                        <a:xfrm>
                          <a:off x="0" y="219577"/>
                          <a:ext cx="621005" cy="421887"/>
                        </a:xfrm>
                        <a:prstGeom prst="rect">
                          <a:avLst/>
                        </a:prstGeom>
                      </pic:spPr>
                    </pic:pic>
                    <pic:pic xmlns:pic="http://schemas.openxmlformats.org/drawingml/2006/picture">
                      <pic:nvPicPr>
                        <pic:cNvPr id="46" name="Grafik 18"/>
                        <pic:cNvPicPr>
                          <a:picLocks noChangeAspect="1"/>
                        </pic:cNvPicPr>
                      </pic:nvPicPr>
                      <pic:blipFill rotWithShape="1">
                        <a:blip r:embed="rId6"/>
                        <a:srcRect l="28770" t="25173" r="28796" b="25094"/>
                        <a:stretch/>
                      </pic:blipFill>
                      <pic:spPr>
                        <a:xfrm>
                          <a:off x="711491" y="212773"/>
                          <a:ext cx="758701" cy="444612"/>
                        </a:xfrm>
                        <a:prstGeom prst="rect">
                          <a:avLst/>
                        </a:prstGeom>
                      </pic:spPr>
                    </pic:pic>
                    <pic:pic xmlns:pic="http://schemas.openxmlformats.org/drawingml/2006/picture">
                      <pic:nvPicPr>
                        <pic:cNvPr id="47" name="Grafik 28"/>
                        <pic:cNvPicPr>
                          <a:picLocks noChangeAspect="1"/>
                        </pic:cNvPicPr>
                      </pic:nvPicPr>
                      <pic:blipFill>
                        <a:blip r:embed="rId7">
                          <a:clrChange>
                            <a:clrFrom>
                              <a:srgbClr val="FFFFFF"/>
                            </a:clrFrom>
                            <a:clrTo>
                              <a:srgbClr val="FFFFFF">
                                <a:alpha val="0"/>
                              </a:srgbClr>
                            </a:clrTo>
                          </a:clrChange>
                        </a:blip>
                        <a:stretch>
                          <a:fillRect/>
                        </a:stretch>
                      </pic:blipFill>
                      <pic:spPr>
                        <a:xfrm>
                          <a:off x="1451206" y="0"/>
                          <a:ext cx="769938" cy="792582"/>
                        </a:xfrm>
                        <a:prstGeom prst="rect">
                          <a:avLst/>
                        </a:prstGeom>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E3BD2F" id="Group 44" o:spid="_x0000_s1026" style="position:absolute;margin-left:-73.25pt;margin-top:-9.4pt;width:214.2pt;height:76.4pt;z-index:251677696" coordsize="22211,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">
              <v:shape id="Grafik 15" o:spid="_x0000_s1027" type="#_x0000_t75" style="position:absolute;top:2195;width:6210;height: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">
                <v:imagedata r:id="rId8" o:title=""/>
              </v:shape>
              <v:shape id="Grafik 18" o:spid="_x0000_s1028" type="#_x0000_t75" style="position:absolute;left:7114;top:2127;width:7587;height: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">
                <v:imagedata r:id="rId9" o:title="" croptop="16497f" cropbottom="16446f" cropleft="18855f" cropright="18872f"/>
              </v:shape>
              <v:shape id="Grafik 28" o:spid="_x0000_s1029" type="#_x0000_t75" style="position:absolute;left:14512;width:7699;height:7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">
                <v:imagedata r:id="rId10" o:title="" chromakey="white"/>
              </v:shape>
            </v:group>
          </w:pict>
        </mc:Fallback>
      </mc:AlternateContent>
    </w:r>
  </w:p>
  <w:p w14:paraId="0FDF6956" w14:textId="77777777" w:rsidR="00F4222E" w:rsidRDefault="00F4222E" w:rsidP="00F4222E">
    <w:pPr>
      <w:pStyle w:val="Footer"/>
    </w:pPr>
  </w:p>
  <w:sdt>
    <w:sdtPr>
      <w:id w:val="196436314"/>
      <w:docPartObj>
        <w:docPartGallery w:val="Page Numbers (Bottom of Page)"/>
        <w:docPartUnique/>
      </w:docPartObj>
    </w:sdtPr>
    <w:sdtEndPr/>
    <w:sdtContent>
      <w:p w14:paraId="08D8C3AA" w14:textId="77777777" w:rsidR="00A56D83" w:rsidRDefault="00F4222E">
        <w:pPr>
          <w:pStyle w:val="Footer"/>
        </w:pPr>
        <w:r>
          <w:rPr>
            <w:noProof/>
            <w:lang w:eastAsia="de-DE"/>
          </w:rPr>
          <mc:AlternateContent>
            <mc:Choice Requires="wps">
              <w:drawing>
                <wp:anchor distT="0" distB="0" distL="114300" distR="114300" simplePos="0" relativeHeight="251674624" behindDoc="0" locked="0" layoutInCell="1" allowOverlap="1" wp14:anchorId="42A47A95" wp14:editId="3AFF82AA">
                  <wp:simplePos x="0" y="0"/>
                  <wp:positionH relativeFrom="rightMargin">
                    <wp:align>center</wp:align>
                  </wp:positionH>
                  <wp:positionV relativeFrom="bottomMargin">
                    <wp:align>top</wp:align>
                  </wp:positionV>
                  <wp:extent cx="762000" cy="895350"/>
                  <wp:effectExtent l="0" t="0" r="0" b="0"/>
                  <wp:wrapNone/>
                  <wp:docPr id="58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4"/>
                                </w:rPr>
                                <w:id w:val="392084774"/>
                                <w:docPartObj>
                                  <w:docPartGallery w:val="Page Numbers (Margins)"/>
                                  <w:docPartUnique/>
                                </w:docPartObj>
                              </w:sdtPr>
                              <w:sdtEndPr/>
                              <w:sdtContent>
                                <w:sdt>
                                  <w:sdtPr>
                                    <w:rPr>
                                      <w:rFonts w:asciiTheme="majorHAnsi" w:eastAsiaTheme="majorEastAsia" w:hAnsiTheme="majorHAnsi" w:cstheme="majorBidi"/>
                                      <w:sz w:val="48"/>
                                      <w:szCs w:val="44"/>
                                    </w:rPr>
                                    <w:id w:val="-1102874984"/>
                                    <w:docPartObj>
                                      <w:docPartGallery w:val="Page Numbers (Margins)"/>
                                      <w:docPartUnique/>
                                    </w:docPartObj>
                                  </w:sdtPr>
                                  <w:sdtEndPr/>
                                  <w:sdtContent>
                                    <w:p w14:paraId="720C7F58" w14:textId="77777777" w:rsidR="00F4222E" w:rsidRDefault="00F4222E">
                                      <w:pPr>
                                        <w:jc w:val="center"/>
                                        <w:rPr>
                                          <w:rFonts w:asciiTheme="majorHAnsi" w:eastAsiaTheme="majorEastAsia" w:hAnsiTheme="majorHAnsi" w:cstheme="majorBidi"/>
                                          <w:sz w:val="48"/>
                                          <w:szCs w:val="44"/>
                                        </w:rPr>
                                      </w:pPr>
                                      <w:r>
                                        <w:rPr>
                                          <w:rFonts w:eastAsiaTheme="minorEastAsia"/>
                                        </w:rPr>
                                        <w:fldChar w:fldCharType="begin"/>
                                      </w:r>
                                      <w:r>
                                        <w:instrText xml:space="preserve"> PAGE   \* MERGEFORMAT </w:instrText>
                                      </w:r>
                                      <w:r>
                                        <w:rPr>
                                          <w:rFonts w:eastAsiaTheme="minorEastAsia"/>
                                        </w:rPr>
                                        <w:fldChar w:fldCharType="separate"/>
                                      </w:r>
                                      <w:r w:rsidR="00951ED1" w:rsidRPr="00951ED1">
                                        <w:rPr>
                                          <w:rFonts w:asciiTheme="majorHAnsi" w:eastAsiaTheme="majorEastAsia" w:hAnsiTheme="majorHAnsi" w:cstheme="majorBidi"/>
                                          <w:noProof/>
                                          <w:sz w:val="48"/>
                                          <w:szCs w:val="44"/>
                                        </w:rPr>
                                        <w:t>13</w:t>
                                      </w:r>
                                      <w:r>
                                        <w:rPr>
                                          <w:rFonts w:asciiTheme="majorHAnsi" w:eastAsiaTheme="majorEastAsia" w:hAnsiTheme="majorHAnsi" w:cstheme="majorBidi"/>
                                          <w:noProof/>
                                          <w:sz w:val="48"/>
                                          <w:szCs w:val="4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2" style="position:absolute;margin-left:0;margin-top:0;width:60pt;height:70.5pt;z-index:25167462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" stroked="f">
                  <v:textbox>
                    <w:txbxContent>
                      <w:sdt>
                        <w:sdtPr>
                          <w:rPr>
                            <w:rFonts w:asciiTheme="majorHAnsi" w:eastAsiaTheme="majorEastAsia" w:hAnsiTheme="majorHAnsi" w:cstheme="majorBidi"/>
                            <w:sz w:val="48"/>
                            <w:szCs w:val="44"/>
                          </w:rPr>
                          <w:id w:val="392084774"/>
                          <w:docPartObj>
                            <w:docPartGallery w:val="Page Numbers (Margins)"/>
                            <w:docPartUnique/>
                          </w:docPartObj>
                        </w:sdtPr>
                        <w:sdtEndPr/>
                        <w:sdtContent>
                          <w:sdt>
                            <w:sdtPr>
                              <w:rPr>
                                <w:rFonts w:asciiTheme="majorHAnsi" w:eastAsiaTheme="majorEastAsia" w:hAnsiTheme="majorHAnsi" w:cstheme="majorBidi"/>
                                <w:sz w:val="48"/>
                                <w:szCs w:val="44"/>
                              </w:rPr>
                              <w:id w:val="-1102874984"/>
                              <w:docPartObj>
                                <w:docPartGallery w:val="Page Numbers (Margins)"/>
                                <w:docPartUnique/>
                              </w:docPartObj>
                            </w:sdtPr>
                            <w:sdtEndPr/>
                            <w:sdtContent>
                              <w:p w14:paraId="720C7F58" w14:textId="77777777" w:rsidR="00F4222E" w:rsidRDefault="00F4222E">
                                <w:pPr>
                                  <w:jc w:val="center"/>
                                  <w:rPr>
                                    <w:rFonts w:asciiTheme="majorHAnsi" w:eastAsiaTheme="majorEastAsia" w:hAnsiTheme="majorHAnsi" w:cstheme="majorBidi"/>
                                    <w:sz w:val="48"/>
                                    <w:szCs w:val="44"/>
                                  </w:rPr>
                                </w:pPr>
                                <w:r>
                                  <w:rPr>
                                    <w:rFonts w:eastAsiaTheme="minorEastAsia"/>
                                  </w:rPr>
                                  <w:fldChar w:fldCharType="begin"/>
                                </w:r>
                                <w:r>
                                  <w:instrText xml:space="preserve"> PAGE   \* MERGEFORMAT </w:instrText>
                                </w:r>
                                <w:r>
                                  <w:rPr>
                                    <w:rFonts w:eastAsiaTheme="minorEastAsia"/>
                                  </w:rPr>
                                  <w:fldChar w:fldCharType="separate"/>
                                </w:r>
                                <w:r w:rsidR="00951ED1" w:rsidRPr="00951ED1">
                                  <w:rPr>
                                    <w:rFonts w:asciiTheme="majorHAnsi" w:eastAsiaTheme="majorEastAsia" w:hAnsiTheme="majorHAnsi" w:cstheme="majorBidi"/>
                                    <w:noProof/>
                                    <w:sz w:val="48"/>
                                    <w:szCs w:val="44"/>
                                  </w:rPr>
                                  <w:t>13</w:t>
                                </w:r>
                                <w:r>
                                  <w:rPr>
                                    <w:rFonts w:asciiTheme="majorHAnsi" w:eastAsiaTheme="majorEastAsia" w:hAnsiTheme="majorHAnsi" w:cstheme="majorBidi"/>
                                    <w:noProof/>
                                    <w:sz w:val="48"/>
                                    <w:szCs w:val="44"/>
                                  </w:rPr>
                                  <w:fldChar w:fldCharType="end"/>
                                </w:r>
                              </w:p>
                            </w:sdtContent>
                          </w:sdt>
                        </w:sdtContent>
                      </w:sdt>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AFC52" w14:textId="77777777" w:rsidR="00F4222E" w:rsidRDefault="00F4222E">
    <w:pPr>
      <w:pStyle w:val="Footer"/>
    </w:pPr>
    <w:r w:rsidRPr="00F4222E">
      <w:rPr>
        <w:noProof/>
        <w:lang w:eastAsia="de-DE"/>
      </w:rPr>
      <mc:AlternateContent>
        <mc:Choice Requires="wpg">
          <w:drawing>
            <wp:anchor distT="0" distB="0" distL="114300" distR="114300" simplePos="0" relativeHeight="251679744" behindDoc="0" locked="0" layoutInCell="1" allowOverlap="1" wp14:anchorId="2D17601F" wp14:editId="74CF5D3A">
              <wp:simplePos x="0" y="0"/>
              <wp:positionH relativeFrom="column">
                <wp:posOffset>2352675</wp:posOffset>
              </wp:positionH>
              <wp:positionV relativeFrom="paragraph">
                <wp:posOffset>-128270</wp:posOffset>
              </wp:positionV>
              <wp:extent cx="5808345" cy="650875"/>
              <wp:effectExtent l="0" t="0" r="1905" b="0"/>
              <wp:wrapSquare wrapText="bothSides"/>
              <wp:docPr id="55" name="Group 55"/>
              <wp:cNvGraphicFramePr/>
              <a:graphic xmlns:a="http://schemas.openxmlformats.org/drawingml/2006/main">
                <a:graphicData uri="http://schemas.microsoft.com/office/word/2010/wordprocessingGroup">
                  <wpg:wgp>
                    <wpg:cNvGrpSpPr/>
                    <wpg:grpSpPr>
                      <a:xfrm>
                        <a:off x="0" y="0"/>
                        <a:ext cx="5808345" cy="650875"/>
                        <a:chOff x="0" y="0"/>
                        <a:chExt cx="6115050" cy="685800"/>
                      </a:xfrm>
                    </wpg:grpSpPr>
                    <pic:pic xmlns:pic="http://schemas.openxmlformats.org/drawingml/2006/picture">
                      <pic:nvPicPr>
                        <pic:cNvPr id="56" name="Grafik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66675"/>
                          <a:ext cx="1832610" cy="555625"/>
                        </a:xfrm>
                        <a:prstGeom prst="rect">
                          <a:avLst/>
                        </a:prstGeom>
                        <a:noFill/>
                        <a:ln>
                          <a:noFill/>
                        </a:ln>
                      </pic:spPr>
                    </pic:pic>
                    <pic:pic xmlns:pic="http://schemas.openxmlformats.org/drawingml/2006/picture">
                      <pic:nvPicPr>
                        <pic:cNvPr id="57" name="Grafik 15"/>
                        <pic:cNvPicPr>
                          <a:picLocks noChangeAspect="1"/>
                        </pic:cNvPicPr>
                      </pic:nvPicPr>
                      <pic:blipFill rotWithShape="1">
                        <a:blip r:embed="rId2" cstate="print">
                          <a:extLst>
                            <a:ext uri="{28A0092B-C50C-407E-A947-70E740481C1C}">
                              <a14:useLocalDpi xmlns:a14="http://schemas.microsoft.com/office/drawing/2010/main" val="0"/>
                            </a:ext>
                          </a:extLst>
                        </a:blip>
                        <a:srcRect l="3014" t="17975" r="3114" b="17316"/>
                        <a:stretch/>
                      </pic:blipFill>
                      <pic:spPr bwMode="auto">
                        <a:xfrm>
                          <a:off x="1962150" y="0"/>
                          <a:ext cx="4152900" cy="6858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6C3203" id="Group 55" o:spid="_x0000_s1026" style="position:absolute;margin-left:185.25pt;margin-top:-10.1pt;width:457.35pt;height:51.25pt;z-index:251679744;mso-width-relative:margin;mso-height-relative:margin" coordsize="61150,68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style="position:absolute;top:666;width:18326;height: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">
                <v:imagedata r:id="rId3" o:title=""/>
              </v:shape>
              <v:shape id="Grafik 15" o:spid="_x0000_s1028" type="#_x0000_t75" style="position:absolute;left:19621;width:41529;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">
                <v:imagedata r:id="rId4" o:title="" croptop="11780f" cropbottom="11348f" cropleft="1975f" cropright="2041f"/>
              </v:shape>
              <w10:wrap type="square"/>
            </v:group>
          </w:pict>
        </mc:Fallback>
      </mc:AlternateContent>
    </w:r>
    <w:r w:rsidRPr="00F4222E">
      <w:rPr>
        <w:noProof/>
        <w:lang w:eastAsia="de-DE"/>
      </w:rPr>
      <mc:AlternateContent>
        <mc:Choice Requires="wpg">
          <w:drawing>
            <wp:anchor distT="0" distB="0" distL="114300" distR="114300" simplePos="0" relativeHeight="251680768" behindDoc="0" locked="0" layoutInCell="1" allowOverlap="1" wp14:anchorId="52385D59" wp14:editId="57621318">
              <wp:simplePos x="0" y="0"/>
              <wp:positionH relativeFrom="column">
                <wp:posOffset>-777875</wp:posOffset>
              </wp:positionH>
              <wp:positionV relativeFrom="paragraph">
                <wp:posOffset>-297090</wp:posOffset>
              </wp:positionV>
              <wp:extent cx="2720340" cy="970280"/>
              <wp:effectExtent l="0" t="0" r="0" b="0"/>
              <wp:wrapNone/>
              <wp:docPr id="58" name="Group 58"/>
              <wp:cNvGraphicFramePr/>
              <a:graphic xmlns:a="http://schemas.openxmlformats.org/drawingml/2006/main">
                <a:graphicData uri="http://schemas.microsoft.com/office/word/2010/wordprocessingGroup">
                  <wpg:wgp>
                    <wpg:cNvGrpSpPr/>
                    <wpg:grpSpPr>
                      <a:xfrm>
                        <a:off x="0" y="0"/>
                        <a:ext cx="2720340" cy="970280"/>
                        <a:chOff x="0" y="0"/>
                        <a:chExt cx="2221144" cy="792582"/>
                      </a:xfrm>
                    </wpg:grpSpPr>
                    <pic:pic xmlns:pic="http://schemas.openxmlformats.org/drawingml/2006/picture">
                      <pic:nvPicPr>
                        <pic:cNvPr id="59" name="Grafik 15"/>
                        <pic:cNvPicPr>
                          <a:picLocks noChangeAspect="1"/>
                        </pic:cNvPicPr>
                      </pic:nvPicPr>
                      <pic:blipFill>
                        <a:blip r:embed="rId5"/>
                        <a:stretch>
                          <a:fillRect/>
                        </a:stretch>
                      </pic:blipFill>
                      <pic:spPr>
                        <a:xfrm>
                          <a:off x="0" y="219577"/>
                          <a:ext cx="621005" cy="421887"/>
                        </a:xfrm>
                        <a:prstGeom prst="rect">
                          <a:avLst/>
                        </a:prstGeom>
                      </pic:spPr>
                    </pic:pic>
                    <pic:pic xmlns:pic="http://schemas.openxmlformats.org/drawingml/2006/picture">
                      <pic:nvPicPr>
                        <pic:cNvPr id="60" name="Grafik 18"/>
                        <pic:cNvPicPr>
                          <a:picLocks noChangeAspect="1"/>
                        </pic:cNvPicPr>
                      </pic:nvPicPr>
                      <pic:blipFill rotWithShape="1">
                        <a:blip r:embed="rId6"/>
                        <a:srcRect l="28770" t="25173" r="28796" b="25094"/>
                        <a:stretch/>
                      </pic:blipFill>
                      <pic:spPr>
                        <a:xfrm>
                          <a:off x="711491" y="212773"/>
                          <a:ext cx="758701" cy="444612"/>
                        </a:xfrm>
                        <a:prstGeom prst="rect">
                          <a:avLst/>
                        </a:prstGeom>
                      </pic:spPr>
                    </pic:pic>
                    <pic:pic xmlns:pic="http://schemas.openxmlformats.org/drawingml/2006/picture">
                      <pic:nvPicPr>
                        <pic:cNvPr id="61" name="Grafik 28"/>
                        <pic:cNvPicPr>
                          <a:picLocks noChangeAspect="1"/>
                        </pic:cNvPicPr>
                      </pic:nvPicPr>
                      <pic:blipFill>
                        <a:blip r:embed="rId7">
                          <a:clrChange>
                            <a:clrFrom>
                              <a:srgbClr val="FFFFFF"/>
                            </a:clrFrom>
                            <a:clrTo>
                              <a:srgbClr val="FFFFFF">
                                <a:alpha val="0"/>
                              </a:srgbClr>
                            </a:clrTo>
                          </a:clrChange>
                        </a:blip>
                        <a:stretch>
                          <a:fillRect/>
                        </a:stretch>
                      </pic:blipFill>
                      <pic:spPr>
                        <a:xfrm>
                          <a:off x="1451206" y="0"/>
                          <a:ext cx="769938" cy="792582"/>
                        </a:xfrm>
                        <a:prstGeom prst="rect">
                          <a:avLst/>
                        </a:prstGeom>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95EBD4" id="Group 58" o:spid="_x0000_s1026" style="position:absolute;margin-left:-61.25pt;margin-top:-23.4pt;width:214.2pt;height:76.4pt;z-index:251680768" coordsize="22211,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">
              <v:shape id="Grafik 15" o:spid="_x0000_s1027" type="#_x0000_t75" style="position:absolute;top:2195;width:6210;height: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">
                <v:imagedata r:id="rId8" o:title=""/>
              </v:shape>
              <v:shape id="Grafik 18" o:spid="_x0000_s1028" type="#_x0000_t75" style="position:absolute;left:7114;top:2127;width:7587;height: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">
                <v:imagedata r:id="rId9" o:title="" croptop="16497f" cropbottom="16446f" cropleft="18855f" cropright="18872f"/>
              </v:shape>
              <v:shape id="Grafik 28" o:spid="_x0000_s1029" type="#_x0000_t75" style="position:absolute;left:14512;width:7699;height:7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">
                <v:imagedata r:id="rId10" o:title="" chromakey="white"/>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7633D6" w14:textId="77777777" w:rsidR="00054E1A" w:rsidRDefault="00054E1A" w:rsidP="00A56D83">
      <w:pPr>
        <w:spacing w:after="0" w:line="240" w:lineRule="auto"/>
      </w:pPr>
      <w:r>
        <w:separator/>
      </w:r>
    </w:p>
  </w:footnote>
  <w:footnote w:type="continuationSeparator" w:id="0">
    <w:p w14:paraId="109F4140" w14:textId="77777777" w:rsidR="00054E1A" w:rsidRDefault="00054E1A" w:rsidP="00A56D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6EC48" w14:textId="77777777" w:rsidR="00F4222E" w:rsidRDefault="00F4222E" w:rsidP="00F4222E">
    <w:pPr>
      <w:pStyle w:val="Header"/>
    </w:pPr>
    <w:r>
      <w:rPr>
        <w:noProof/>
        <w:lang w:eastAsia="de-DE"/>
      </w:rPr>
      <mc:AlternateContent>
        <mc:Choice Requires="wps">
          <w:drawing>
            <wp:anchor distT="0" distB="0" distL="114300" distR="114300" simplePos="0" relativeHeight="251665408" behindDoc="1" locked="0" layoutInCell="1" allowOverlap="1" wp14:anchorId="46917C9F" wp14:editId="5666A811">
              <wp:simplePos x="0" y="0"/>
              <wp:positionH relativeFrom="column">
                <wp:posOffset>8931910</wp:posOffset>
              </wp:positionH>
              <wp:positionV relativeFrom="paragraph">
                <wp:posOffset>-274955</wp:posOffset>
              </wp:positionV>
              <wp:extent cx="45719" cy="7147560"/>
              <wp:effectExtent l="76200" t="0" r="88265" b="15240"/>
              <wp:wrapNone/>
              <wp:docPr id="19" name="Freeform 19"/>
              <wp:cNvGraphicFramePr/>
              <a:graphic xmlns:a="http://schemas.openxmlformats.org/drawingml/2006/main">
                <a:graphicData uri="http://schemas.microsoft.com/office/word/2010/wordprocessingShape">
                  <wps:wsp>
                    <wps:cNvSpPr/>
                    <wps:spPr>
                      <a:xfrm flipH="1">
                        <a:off x="0" y="0"/>
                        <a:ext cx="45719" cy="7147560"/>
                      </a:xfrm>
                      <a:custGeom>
                        <a:avLst/>
                        <a:gdLst/>
                        <a:ahLst/>
                        <a:cxnLst/>
                        <a:rect l="l" t="t" r="r" b="b"/>
                        <a:pathLst>
                          <a:path w="21600" h="21600">
                            <a:moveTo>
                              <a:pt x="0" y="0"/>
                            </a:moveTo>
                            <a:lnTo>
                              <a:pt x="21600" y="21600"/>
                            </a:lnTo>
                          </a:path>
                        </a:pathLst>
                      </a:custGeom>
                      <a:noFill/>
                      <a:ln w="177840">
                        <a:solidFill>
                          <a:schemeClr val="bg1">
                            <a:lumMod val="85000"/>
                          </a:schemeClr>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F542C9" id="Freeform 19" o:spid="_x0000_s1026" style="position:absolute;margin-left:703.3pt;margin-top:-21.65pt;width:3.6pt;height:562.8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" path="m,l21600,21600e" filled="f" strokecolor="#d8d8d8 [2732]" strokeweight="4.94mm">
              <v:path arrowok="t"/>
            </v:shape>
          </w:pict>
        </mc:Fallback>
      </mc:AlternateContent>
    </w:r>
    <w:r>
      <w:rPr>
        <w:noProof/>
        <w:lang w:eastAsia="de-DE"/>
      </w:rPr>
      <mc:AlternateContent>
        <mc:Choice Requires="wps">
          <w:drawing>
            <wp:anchor distT="45720" distB="45720" distL="114300" distR="114300" simplePos="0" relativeHeight="251669504" behindDoc="0" locked="0" layoutInCell="1" allowOverlap="1" wp14:anchorId="3B4A78E1" wp14:editId="330C2E60">
              <wp:simplePos x="0" y="0"/>
              <wp:positionH relativeFrom="column">
                <wp:posOffset>32385</wp:posOffset>
              </wp:positionH>
              <wp:positionV relativeFrom="paragraph">
                <wp:posOffset>6985</wp:posOffset>
              </wp:positionV>
              <wp:extent cx="3650615" cy="638175"/>
              <wp:effectExtent l="0" t="0" r="6985" b="952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0615" cy="638175"/>
                      </a:xfrm>
                      <a:prstGeom prst="rect">
                        <a:avLst/>
                      </a:prstGeom>
                      <a:solidFill>
                        <a:srgbClr val="FFFFFF"/>
                      </a:solidFill>
                      <a:ln w="9525">
                        <a:noFill/>
                        <a:miter lim="800000"/>
                        <a:headEnd/>
                        <a:tailEnd/>
                      </a:ln>
                    </wps:spPr>
                    <wps:txbx>
                      <w:txbxContent>
                        <w:p w14:paraId="3374854B" w14:textId="753AADA5" w:rsidR="00F4222E" w:rsidRDefault="00951ED1" w:rsidP="00F4222E">
                          <w:pPr>
                            <w:spacing w:after="0" w:line="240" w:lineRule="auto"/>
                            <w:jc w:val="right"/>
                            <w:rPr>
                              <w:rFonts w:ascii="Segoe UI Light" w:hAnsi="Segoe UI Light" w:cs="Segoe UI Light"/>
                              <w:sz w:val="32"/>
                              <w:szCs w:val="32"/>
                            </w:rPr>
                          </w:pPr>
                          <w:r>
                            <w:rPr>
                              <w:rFonts w:ascii="Segoe UI Light" w:hAnsi="Segoe UI Light" w:cs="Segoe UI Light"/>
                              <w:sz w:val="32"/>
                              <w:szCs w:val="32"/>
                              <w:lang w:val="en-US"/>
                            </w:rPr>
                            <w:t>How2MultiWind-</w:t>
                          </w:r>
                          <w:r w:rsidR="00F4222E">
                            <w:rPr>
                              <w:rFonts w:ascii="Segoe UI Light" w:hAnsi="Segoe UI Light" w:cs="Segoe UI Light"/>
                              <w:sz w:val="32"/>
                              <w:szCs w:val="32"/>
                              <w:lang w:val="en-US"/>
                            </w:rPr>
                            <w:t>Demonstrator</w:t>
                          </w:r>
                        </w:p>
                      </w:txbxContent>
                    </wps:txbx>
                    <wps:bodyPr rot="0" vert="horz" wrap="square" lIns="36000" tIns="36000" rIns="36000" bIns="3600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30" type="#_x0000_t202" style="position:absolute;margin-left:2.55pt;margin-top:.55pt;width:287.45pt;height:5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" stroked="f">
              <v:textbox inset="1mm,1mm,1mm,1mm">
                <w:txbxContent>
                  <w:p w14:paraId="3374854B" w14:textId="753AADA5" w:rsidR="00F4222E" w:rsidRDefault="00951ED1" w:rsidP="00F4222E">
                    <w:pPr>
                      <w:spacing w:after="0" w:line="240" w:lineRule="auto"/>
                      <w:jc w:val="right"/>
                      <w:rPr>
                        <w:rFonts w:ascii="Segoe UI Light" w:hAnsi="Segoe UI Light" w:cs="Segoe UI Light"/>
                        <w:sz w:val="32"/>
                        <w:szCs w:val="32"/>
                      </w:rPr>
                    </w:pPr>
                    <w:r>
                      <w:rPr>
                        <w:rFonts w:ascii="Segoe UI Light" w:hAnsi="Segoe UI Light" w:cs="Segoe UI Light"/>
                        <w:sz w:val="32"/>
                        <w:szCs w:val="32"/>
                        <w:lang w:val="en-US"/>
                      </w:rPr>
                      <w:t>How2MultiWind-</w:t>
                    </w:r>
                    <w:r w:rsidR="00F4222E">
                      <w:rPr>
                        <w:rFonts w:ascii="Segoe UI Light" w:hAnsi="Segoe UI Light" w:cs="Segoe UI Light"/>
                        <w:sz w:val="32"/>
                        <w:szCs w:val="32"/>
                        <w:lang w:val="en-US"/>
                      </w:rPr>
                      <w:t>Demonstrator</w:t>
                    </w:r>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755BDC28" wp14:editId="6019EF14">
          <wp:simplePos x="0" y="0"/>
          <wp:positionH relativeFrom="column">
            <wp:posOffset>4023360</wp:posOffset>
          </wp:positionH>
          <wp:positionV relativeFrom="paragraph">
            <wp:posOffset>10795</wp:posOffset>
          </wp:positionV>
          <wp:extent cx="2164715" cy="638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1">
                    <a:extLst>
                      <a:ext uri="{28A0092B-C50C-407E-A947-70E740481C1C}">
                        <a14:useLocalDpi xmlns:a14="http://schemas.microsoft.com/office/drawing/2010/main" val="0"/>
                      </a:ext>
                    </a:extLst>
                  </a:blip>
                  <a:srcRect l="12215" t="32449" r="18240" b="30383"/>
                  <a:stretch>
                    <a:fillRect/>
                  </a:stretch>
                </pic:blipFill>
                <pic:spPr bwMode="auto">
                  <a:xfrm>
                    <a:off x="0" y="0"/>
                    <a:ext cx="2164715" cy="6381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8480" behindDoc="0" locked="0" layoutInCell="1" allowOverlap="1" wp14:anchorId="5DF5B88B" wp14:editId="36B58403">
              <wp:simplePos x="0" y="0"/>
              <wp:positionH relativeFrom="column">
                <wp:posOffset>3851910</wp:posOffset>
              </wp:positionH>
              <wp:positionV relativeFrom="paragraph">
                <wp:posOffset>-11430</wp:posOffset>
              </wp:positionV>
              <wp:extent cx="0" cy="685800"/>
              <wp:effectExtent l="0" t="0" r="19050" b="19050"/>
              <wp:wrapNone/>
              <wp:docPr id="22" name="Straight Connector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6481EC-1556-4A3A-BF2D-60F60EDC498D}"/>
                  </a:ext>
                </a:extLst>
              </wp:docPr>
              <wp:cNvGraphicFramePr/>
              <a:graphic xmlns:a="http://schemas.openxmlformats.org/drawingml/2006/main">
                <a:graphicData uri="http://schemas.microsoft.com/office/word/2010/wordprocessingShape">
                  <wps:wsp>
                    <wps:cNvCnPr/>
                    <wps:spPr>
                      <a:xfrm>
                        <a:off x="0" y="0"/>
                        <a:ext cx="0" cy="685800"/>
                      </a:xfrm>
                      <a:prstGeom prst="line">
                        <a:avLst/>
                      </a:prstGeom>
                      <a:ln w="19050">
                        <a:solidFill>
                          <a:srgbClr val="5F5F5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120B10"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03.3pt,-.9pt" to="303.3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" strokecolor="#5f5f5f" strokeweight="1.5pt">
              <v:stroke joinstyle="miter"/>
            </v:line>
          </w:pict>
        </mc:Fallback>
      </mc:AlternateContent>
    </w:r>
  </w:p>
  <w:p w14:paraId="0CA33032" w14:textId="38B69E78" w:rsidR="00F4222E" w:rsidRPr="00F4222E" w:rsidRDefault="00F4222E" w:rsidP="00F4222E">
    <w:pPr>
      <w:pStyle w:val="Header"/>
    </w:pPr>
  </w:p>
  <w:p w14:paraId="6B7C9DD1" w14:textId="50EA421A" w:rsidR="00F4222E" w:rsidRDefault="00AE165B">
    <w:pPr>
      <w:pStyle w:val="Header"/>
    </w:pPr>
    <w:r>
      <w:rPr>
        <w:noProof/>
        <w:lang w:eastAsia="de-DE"/>
      </w:rPr>
      <mc:AlternateContent>
        <mc:Choice Requires="wps">
          <w:drawing>
            <wp:anchor distT="0" distB="0" distL="114300" distR="114300" simplePos="0" relativeHeight="251666432" behindDoc="1" locked="0" layoutInCell="1" allowOverlap="1" wp14:anchorId="6C9646EC" wp14:editId="3F33FED1">
              <wp:simplePos x="0" y="0"/>
              <wp:positionH relativeFrom="column">
                <wp:posOffset>8782050</wp:posOffset>
              </wp:positionH>
              <wp:positionV relativeFrom="paragraph">
                <wp:posOffset>2289175</wp:posOffset>
              </wp:positionV>
              <wp:extent cx="449580" cy="3412490"/>
              <wp:effectExtent l="0" t="0" r="0" b="0"/>
              <wp:wrapNone/>
              <wp:docPr id="23" name="Rectangle 23"/>
              <wp:cNvGraphicFramePr/>
              <a:graphic xmlns:a="http://schemas.openxmlformats.org/drawingml/2006/main">
                <a:graphicData uri="http://schemas.microsoft.com/office/word/2010/wordprocessingShape">
                  <wps:wsp>
                    <wps:cNvSpPr/>
                    <wps:spPr>
                      <a:xfrm>
                        <a:off x="0" y="0"/>
                        <a:ext cx="449580" cy="3412490"/>
                      </a:xfrm>
                      <a:prstGeom prst="rect">
                        <a:avLst/>
                      </a:prstGeom>
                      <a:noFill/>
                      <a:ln>
                        <a:noFill/>
                      </a:ln>
                    </wps:spPr>
                    <wps:style>
                      <a:lnRef idx="0">
                        <a:scrgbClr r="0" g="0" b="0"/>
                      </a:lnRef>
                      <a:fillRef idx="0">
                        <a:scrgbClr r="0" g="0" b="0"/>
                      </a:fillRef>
                      <a:effectRef idx="0">
                        <a:scrgbClr r="0" g="0" b="0"/>
                      </a:effectRef>
                      <a:fontRef idx="minor"/>
                    </wps:style>
                    <wps:txbx>
                      <w:txbxContent>
                        <w:p w14:paraId="2CC2B2DB" w14:textId="77777777" w:rsidR="00F4222E" w:rsidRDefault="00F4222E" w:rsidP="00F4222E">
                          <w:r>
                            <w:rPr>
                              <w:rFonts w:cs="Calibri"/>
                              <w:b/>
                              <w:sz w:val="18"/>
                              <w:szCs w:val="18"/>
                            </w:rPr>
                            <w:t>http://www.ifu.rwth-aachen.de  |  http://www.ita.rwth-aachen.de</w:t>
                          </w:r>
                        </w:p>
                      </w:txbxContent>
                    </wps:txbx>
                    <wps:bodyPr vert="vert270" wrap="square">
                      <a:sp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9646EC" id="Rectangle 23" o:spid="_x0000_s1031" style="position:absolute;margin-left:691.5pt;margin-top:180.25pt;width:35.4pt;height:268.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" filled="f" stroked="f">
              <v:textbox style="layout-flow:vertical;mso-layout-flow-alt:bottom-to-top;mso-fit-shape-to-text:t">
                <w:txbxContent>
                  <w:p w14:paraId="2CC2B2DB" w14:textId="77777777" w:rsidR="00F4222E" w:rsidRDefault="00F4222E" w:rsidP="00F4222E">
                    <w:r>
                      <w:rPr>
                        <w:rFonts w:cs="Calibri"/>
                        <w:b/>
                        <w:sz w:val="18"/>
                        <w:szCs w:val="18"/>
                      </w:rPr>
                      <w:t>http://www.ifu.rwth-aachen.de  |  http://www.ita.rwth-aachen.de</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6A0C1" w14:textId="77777777" w:rsidR="00F4222E" w:rsidRDefault="00F4222E" w:rsidP="00F4222E">
    <w:pPr>
      <w:pStyle w:val="Header"/>
    </w:pPr>
    <w:r>
      <w:rPr>
        <w:noProof/>
        <w:lang w:eastAsia="de-DE"/>
      </w:rPr>
      <mc:AlternateContent>
        <mc:Choice Requires="wps">
          <w:drawing>
            <wp:anchor distT="0" distB="0" distL="114300" distR="114300" simplePos="0" relativeHeight="251659264" behindDoc="1" locked="0" layoutInCell="1" allowOverlap="1" wp14:anchorId="77449A1B" wp14:editId="1DD902A9">
              <wp:simplePos x="0" y="0"/>
              <wp:positionH relativeFrom="column">
                <wp:posOffset>8931910</wp:posOffset>
              </wp:positionH>
              <wp:positionV relativeFrom="paragraph">
                <wp:posOffset>-274955</wp:posOffset>
              </wp:positionV>
              <wp:extent cx="45719" cy="7147560"/>
              <wp:effectExtent l="76200" t="0" r="88265" b="15240"/>
              <wp:wrapNone/>
              <wp:docPr id="15" name="Freeform 15"/>
              <wp:cNvGraphicFramePr/>
              <a:graphic xmlns:a="http://schemas.openxmlformats.org/drawingml/2006/main">
                <a:graphicData uri="http://schemas.microsoft.com/office/word/2010/wordprocessingShape">
                  <wps:wsp>
                    <wps:cNvSpPr/>
                    <wps:spPr>
                      <a:xfrm flipH="1">
                        <a:off x="0" y="0"/>
                        <a:ext cx="45719" cy="7147560"/>
                      </a:xfrm>
                      <a:custGeom>
                        <a:avLst/>
                        <a:gdLst/>
                        <a:ahLst/>
                        <a:cxnLst/>
                        <a:rect l="l" t="t" r="r" b="b"/>
                        <a:pathLst>
                          <a:path w="21600" h="21600">
                            <a:moveTo>
                              <a:pt x="0" y="0"/>
                            </a:moveTo>
                            <a:lnTo>
                              <a:pt x="21600" y="21600"/>
                            </a:lnTo>
                          </a:path>
                        </a:pathLst>
                      </a:custGeom>
                      <a:noFill/>
                      <a:ln w="177840">
                        <a:solidFill>
                          <a:schemeClr val="bg1">
                            <a:lumMod val="85000"/>
                          </a:schemeClr>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C23516" id="Freeform 15" o:spid="_x0000_s1026" style="position:absolute;margin-left:703.3pt;margin-top:-21.65pt;width:3.6pt;height:562.8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" path="m,l21600,21600e" filled="f" strokecolor="#d8d8d8 [2732]" strokeweight="4.94mm">
              <v:path arrowok="t"/>
            </v:shape>
          </w:pict>
        </mc:Fallback>
      </mc:AlternateContent>
    </w:r>
  </w:p>
  <w:p w14:paraId="0B51DBC4" w14:textId="77777777" w:rsidR="00F4222E" w:rsidRPr="00F4222E" w:rsidRDefault="00F4222E" w:rsidP="00F4222E">
    <w:pPr>
      <w:pStyle w:val="Header"/>
    </w:pPr>
    <w:r>
      <w:rPr>
        <w:noProof/>
        <w:lang w:eastAsia="de-DE"/>
      </w:rPr>
      <mc:AlternateContent>
        <mc:Choice Requires="wps">
          <w:drawing>
            <wp:anchor distT="0" distB="0" distL="114300" distR="114300" simplePos="0" relativeHeight="251660288" behindDoc="1" locked="0" layoutInCell="1" allowOverlap="1" wp14:anchorId="2947C2D2" wp14:editId="4109B952">
              <wp:simplePos x="0" y="0"/>
              <wp:positionH relativeFrom="column">
                <wp:posOffset>8782050</wp:posOffset>
              </wp:positionH>
              <wp:positionV relativeFrom="paragraph">
                <wp:posOffset>3126105</wp:posOffset>
              </wp:positionV>
              <wp:extent cx="449580" cy="3412490"/>
              <wp:effectExtent l="0" t="0" r="0" b="0"/>
              <wp:wrapNone/>
              <wp:docPr id="6" name="Rectangle 6"/>
              <wp:cNvGraphicFramePr/>
              <a:graphic xmlns:a="http://schemas.openxmlformats.org/drawingml/2006/main">
                <a:graphicData uri="http://schemas.microsoft.com/office/word/2010/wordprocessingShape">
                  <wps:wsp>
                    <wps:cNvSpPr/>
                    <wps:spPr>
                      <a:xfrm>
                        <a:off x="0" y="0"/>
                        <a:ext cx="449580" cy="3412490"/>
                      </a:xfrm>
                      <a:prstGeom prst="rect">
                        <a:avLst/>
                      </a:prstGeom>
                      <a:noFill/>
                      <a:ln>
                        <a:noFill/>
                      </a:ln>
                    </wps:spPr>
                    <wps:style>
                      <a:lnRef idx="0">
                        <a:scrgbClr r="0" g="0" b="0"/>
                      </a:lnRef>
                      <a:fillRef idx="0">
                        <a:scrgbClr r="0" g="0" b="0"/>
                      </a:fillRef>
                      <a:effectRef idx="0">
                        <a:scrgbClr r="0" g="0" b="0"/>
                      </a:effectRef>
                      <a:fontRef idx="minor"/>
                    </wps:style>
                    <wps:txbx>
                      <w:txbxContent>
                        <w:p w14:paraId="5D43D0FD" w14:textId="77777777" w:rsidR="00F4222E" w:rsidRDefault="00F4222E" w:rsidP="00F4222E">
                          <w:r>
                            <w:rPr>
                              <w:rFonts w:cs="Calibri"/>
                              <w:b/>
                              <w:sz w:val="18"/>
                              <w:szCs w:val="18"/>
                            </w:rPr>
                            <w:t xml:space="preserve">http://www.ifu.rwth-aachen.de  </w:t>
                          </w:r>
                          <w:r>
                            <w:rPr>
                              <w:rFonts w:cs="Calibri"/>
                              <w:b/>
                              <w:sz w:val="18"/>
                              <w:szCs w:val="18"/>
                            </w:rPr>
                            <w:t>|  http://www.ita.rwth-aachen.de</w:t>
                          </w:r>
                        </w:p>
                      </w:txbxContent>
                    </wps:txbx>
                    <wps:bodyPr vert="vert270" wrap="square">
                      <a:sp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47C2D2" id="Rectangle 6" o:spid="_x0000_s1033" style="position:absolute;margin-left:691.5pt;margin-top:246.15pt;width:35.4pt;height:268.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" filled="f" stroked="f">
              <v:textbox style="layout-flow:vertical;mso-layout-flow-alt:bottom-to-top;mso-fit-shape-to-text:t">
                <w:txbxContent>
                  <w:p w14:paraId="5D43D0FD" w14:textId="77777777" w:rsidR="00F4222E" w:rsidRDefault="00F4222E" w:rsidP="00F4222E">
                    <w:r>
                      <w:rPr>
                        <w:rFonts w:cs="Calibri"/>
                        <w:b/>
                        <w:sz w:val="18"/>
                        <w:szCs w:val="18"/>
                      </w:rPr>
                      <w:t>http://www.ifu.rwth-aachen.de  |  http://www.ita.rwth-aachen.de</w:t>
                    </w:r>
                  </w:p>
                </w:txbxContent>
              </v:textbox>
            </v:rect>
          </w:pict>
        </mc:Fallback>
      </mc:AlternateConten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nnis Fleischer">
    <w15:presenceInfo w15:providerId="AD" w15:userId="S-1-5-21-1957124611-379390125-2798390094-49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78F"/>
    <w:rsid w:val="00026E82"/>
    <w:rsid w:val="0005349E"/>
    <w:rsid w:val="00054E1A"/>
    <w:rsid w:val="00094564"/>
    <w:rsid w:val="00116917"/>
    <w:rsid w:val="001C06A4"/>
    <w:rsid w:val="001E308B"/>
    <w:rsid w:val="001E4420"/>
    <w:rsid w:val="00274ABA"/>
    <w:rsid w:val="002B6C76"/>
    <w:rsid w:val="002D4464"/>
    <w:rsid w:val="003A5A0A"/>
    <w:rsid w:val="00425723"/>
    <w:rsid w:val="0042712E"/>
    <w:rsid w:val="00443A95"/>
    <w:rsid w:val="00486B16"/>
    <w:rsid w:val="00493ACB"/>
    <w:rsid w:val="004A67E3"/>
    <w:rsid w:val="005302C5"/>
    <w:rsid w:val="0053164A"/>
    <w:rsid w:val="00565643"/>
    <w:rsid w:val="00582CBA"/>
    <w:rsid w:val="00597A38"/>
    <w:rsid w:val="005E4F5F"/>
    <w:rsid w:val="005F33AD"/>
    <w:rsid w:val="006072A1"/>
    <w:rsid w:val="00610212"/>
    <w:rsid w:val="0065551D"/>
    <w:rsid w:val="00676D44"/>
    <w:rsid w:val="00747EBE"/>
    <w:rsid w:val="00753C65"/>
    <w:rsid w:val="0077282F"/>
    <w:rsid w:val="007A478F"/>
    <w:rsid w:val="00807D35"/>
    <w:rsid w:val="00855737"/>
    <w:rsid w:val="00863CA2"/>
    <w:rsid w:val="008746CA"/>
    <w:rsid w:val="008768DB"/>
    <w:rsid w:val="00885F16"/>
    <w:rsid w:val="008A7BA8"/>
    <w:rsid w:val="009214AE"/>
    <w:rsid w:val="0094487D"/>
    <w:rsid w:val="00950A89"/>
    <w:rsid w:val="00951ED1"/>
    <w:rsid w:val="009819C2"/>
    <w:rsid w:val="009973D8"/>
    <w:rsid w:val="009A2B15"/>
    <w:rsid w:val="00A02B73"/>
    <w:rsid w:val="00A1049A"/>
    <w:rsid w:val="00A161C9"/>
    <w:rsid w:val="00A56D83"/>
    <w:rsid w:val="00A72B73"/>
    <w:rsid w:val="00A94148"/>
    <w:rsid w:val="00AC737D"/>
    <w:rsid w:val="00AE165B"/>
    <w:rsid w:val="00AF7727"/>
    <w:rsid w:val="00B204DD"/>
    <w:rsid w:val="00B710AF"/>
    <w:rsid w:val="00B7366D"/>
    <w:rsid w:val="00B95EE4"/>
    <w:rsid w:val="00BA0B56"/>
    <w:rsid w:val="00BD3C17"/>
    <w:rsid w:val="00C20B81"/>
    <w:rsid w:val="00C40A15"/>
    <w:rsid w:val="00C50C10"/>
    <w:rsid w:val="00C56C7B"/>
    <w:rsid w:val="00CA29AE"/>
    <w:rsid w:val="00CA7AD4"/>
    <w:rsid w:val="00CD1B05"/>
    <w:rsid w:val="00CE3689"/>
    <w:rsid w:val="00CF6F51"/>
    <w:rsid w:val="00D04790"/>
    <w:rsid w:val="00D41A83"/>
    <w:rsid w:val="00D46D46"/>
    <w:rsid w:val="00E30976"/>
    <w:rsid w:val="00E810F4"/>
    <w:rsid w:val="00E8767D"/>
    <w:rsid w:val="00E95683"/>
    <w:rsid w:val="00F4222E"/>
    <w:rsid w:val="00F50E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F9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8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1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12E"/>
    <w:rPr>
      <w:rFonts w:ascii="Segoe UI" w:hAnsi="Segoe UI" w:cs="Segoe UI"/>
      <w:sz w:val="18"/>
      <w:szCs w:val="18"/>
    </w:rPr>
  </w:style>
  <w:style w:type="paragraph" w:styleId="Caption">
    <w:name w:val="caption"/>
    <w:basedOn w:val="Normal"/>
    <w:next w:val="Normal"/>
    <w:uiPriority w:val="35"/>
    <w:unhideWhenUsed/>
    <w:qFormat/>
    <w:rsid w:val="002D4464"/>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A56D83"/>
    <w:pPr>
      <w:tabs>
        <w:tab w:val="center" w:pos="4536"/>
        <w:tab w:val="right" w:pos="9072"/>
      </w:tabs>
      <w:spacing w:after="0" w:line="240" w:lineRule="auto"/>
    </w:pPr>
  </w:style>
  <w:style w:type="character" w:customStyle="1" w:styleId="HeaderChar">
    <w:name w:val="Header Char"/>
    <w:basedOn w:val="DefaultParagraphFont"/>
    <w:link w:val="Header"/>
    <w:uiPriority w:val="99"/>
    <w:qFormat/>
    <w:rsid w:val="00A56D83"/>
  </w:style>
  <w:style w:type="paragraph" w:styleId="Footer">
    <w:name w:val="footer"/>
    <w:basedOn w:val="Normal"/>
    <w:link w:val="FooterChar"/>
    <w:uiPriority w:val="99"/>
    <w:unhideWhenUsed/>
    <w:rsid w:val="00A56D83"/>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A56D83"/>
  </w:style>
  <w:style w:type="paragraph" w:styleId="Title">
    <w:name w:val="Title"/>
    <w:basedOn w:val="Normal"/>
    <w:next w:val="Normal"/>
    <w:link w:val="TitleChar"/>
    <w:uiPriority w:val="10"/>
    <w:qFormat/>
    <w:rsid w:val="00A56D8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56D83"/>
    <w:rPr>
      <w:rFonts w:asciiTheme="majorHAnsi" w:eastAsiaTheme="majorEastAsia" w:hAnsiTheme="majorHAnsi" w:cstheme="majorBidi"/>
      <w:color w:val="323E4F" w:themeColor="text2" w:themeShade="BF"/>
      <w:spacing w:val="5"/>
      <w:kern w:val="28"/>
      <w:sz w:val="52"/>
      <w:szCs w:val="52"/>
    </w:rPr>
  </w:style>
  <w:style w:type="paragraph" w:styleId="NoSpacing">
    <w:name w:val="No Spacing"/>
    <w:link w:val="NoSpacingChar"/>
    <w:uiPriority w:val="1"/>
    <w:qFormat/>
    <w:rsid w:val="00A56D8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56D83"/>
    <w:rPr>
      <w:rFonts w:eastAsiaTheme="minorEastAsia"/>
      <w:lang w:val="en-US" w:eastAsia="ja-JP"/>
    </w:rPr>
  </w:style>
  <w:style w:type="character" w:customStyle="1" w:styleId="Heading1Char">
    <w:name w:val="Heading 1 Char"/>
    <w:basedOn w:val="DefaultParagraphFont"/>
    <w:link w:val="Heading1"/>
    <w:uiPriority w:val="9"/>
    <w:rsid w:val="0077282F"/>
    <w:rPr>
      <w:rFonts w:asciiTheme="majorHAnsi" w:eastAsiaTheme="majorEastAsia" w:hAnsiTheme="majorHAnsi" w:cstheme="majorBidi"/>
      <w:b/>
      <w:bCs/>
      <w:color w:val="2F5496" w:themeColor="accent1" w:themeShade="BF"/>
      <w:sz w:val="28"/>
      <w:szCs w:val="28"/>
    </w:rPr>
  </w:style>
  <w:style w:type="character" w:styleId="CommentReference">
    <w:name w:val="annotation reference"/>
    <w:basedOn w:val="DefaultParagraphFont"/>
    <w:uiPriority w:val="99"/>
    <w:semiHidden/>
    <w:unhideWhenUsed/>
    <w:rsid w:val="008768DB"/>
    <w:rPr>
      <w:sz w:val="16"/>
      <w:szCs w:val="16"/>
    </w:rPr>
  </w:style>
  <w:style w:type="paragraph" w:styleId="CommentText">
    <w:name w:val="annotation text"/>
    <w:basedOn w:val="Normal"/>
    <w:link w:val="CommentTextChar"/>
    <w:uiPriority w:val="99"/>
    <w:semiHidden/>
    <w:unhideWhenUsed/>
    <w:rsid w:val="008768DB"/>
    <w:pPr>
      <w:spacing w:line="240" w:lineRule="auto"/>
    </w:pPr>
    <w:rPr>
      <w:sz w:val="20"/>
      <w:szCs w:val="20"/>
    </w:rPr>
  </w:style>
  <w:style w:type="character" w:customStyle="1" w:styleId="CommentTextChar">
    <w:name w:val="Comment Text Char"/>
    <w:basedOn w:val="DefaultParagraphFont"/>
    <w:link w:val="CommentText"/>
    <w:uiPriority w:val="99"/>
    <w:semiHidden/>
    <w:rsid w:val="008768DB"/>
    <w:rPr>
      <w:sz w:val="20"/>
      <w:szCs w:val="20"/>
    </w:rPr>
  </w:style>
  <w:style w:type="paragraph" w:styleId="CommentSubject">
    <w:name w:val="annotation subject"/>
    <w:basedOn w:val="CommentText"/>
    <w:next w:val="CommentText"/>
    <w:link w:val="CommentSubjectChar"/>
    <w:uiPriority w:val="99"/>
    <w:semiHidden/>
    <w:unhideWhenUsed/>
    <w:rsid w:val="008768DB"/>
    <w:rPr>
      <w:b/>
      <w:bCs/>
    </w:rPr>
  </w:style>
  <w:style w:type="character" w:customStyle="1" w:styleId="CommentSubjectChar">
    <w:name w:val="Comment Subject Char"/>
    <w:basedOn w:val="CommentTextChar"/>
    <w:link w:val="CommentSubject"/>
    <w:uiPriority w:val="99"/>
    <w:semiHidden/>
    <w:rsid w:val="008768DB"/>
    <w:rPr>
      <w:b/>
      <w:bCs/>
      <w:sz w:val="20"/>
      <w:szCs w:val="20"/>
    </w:rPr>
  </w:style>
  <w:style w:type="character" w:styleId="Hyperlink">
    <w:name w:val="Hyperlink"/>
    <w:basedOn w:val="DefaultParagraphFont"/>
    <w:uiPriority w:val="99"/>
    <w:semiHidden/>
    <w:unhideWhenUsed/>
    <w:rsid w:val="00951ED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8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1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12E"/>
    <w:rPr>
      <w:rFonts w:ascii="Segoe UI" w:hAnsi="Segoe UI" w:cs="Segoe UI"/>
      <w:sz w:val="18"/>
      <w:szCs w:val="18"/>
    </w:rPr>
  </w:style>
  <w:style w:type="paragraph" w:styleId="Caption">
    <w:name w:val="caption"/>
    <w:basedOn w:val="Normal"/>
    <w:next w:val="Normal"/>
    <w:uiPriority w:val="35"/>
    <w:unhideWhenUsed/>
    <w:qFormat/>
    <w:rsid w:val="002D4464"/>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A56D83"/>
    <w:pPr>
      <w:tabs>
        <w:tab w:val="center" w:pos="4536"/>
        <w:tab w:val="right" w:pos="9072"/>
      </w:tabs>
      <w:spacing w:after="0" w:line="240" w:lineRule="auto"/>
    </w:pPr>
  </w:style>
  <w:style w:type="character" w:customStyle="1" w:styleId="HeaderChar">
    <w:name w:val="Header Char"/>
    <w:basedOn w:val="DefaultParagraphFont"/>
    <w:link w:val="Header"/>
    <w:uiPriority w:val="99"/>
    <w:qFormat/>
    <w:rsid w:val="00A56D83"/>
  </w:style>
  <w:style w:type="paragraph" w:styleId="Footer">
    <w:name w:val="footer"/>
    <w:basedOn w:val="Normal"/>
    <w:link w:val="FooterChar"/>
    <w:uiPriority w:val="99"/>
    <w:unhideWhenUsed/>
    <w:rsid w:val="00A56D83"/>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A56D83"/>
  </w:style>
  <w:style w:type="paragraph" w:styleId="Title">
    <w:name w:val="Title"/>
    <w:basedOn w:val="Normal"/>
    <w:next w:val="Normal"/>
    <w:link w:val="TitleChar"/>
    <w:uiPriority w:val="10"/>
    <w:qFormat/>
    <w:rsid w:val="00A56D8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56D83"/>
    <w:rPr>
      <w:rFonts w:asciiTheme="majorHAnsi" w:eastAsiaTheme="majorEastAsia" w:hAnsiTheme="majorHAnsi" w:cstheme="majorBidi"/>
      <w:color w:val="323E4F" w:themeColor="text2" w:themeShade="BF"/>
      <w:spacing w:val="5"/>
      <w:kern w:val="28"/>
      <w:sz w:val="52"/>
      <w:szCs w:val="52"/>
    </w:rPr>
  </w:style>
  <w:style w:type="paragraph" w:styleId="NoSpacing">
    <w:name w:val="No Spacing"/>
    <w:link w:val="NoSpacingChar"/>
    <w:uiPriority w:val="1"/>
    <w:qFormat/>
    <w:rsid w:val="00A56D8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56D83"/>
    <w:rPr>
      <w:rFonts w:eastAsiaTheme="minorEastAsia"/>
      <w:lang w:val="en-US" w:eastAsia="ja-JP"/>
    </w:rPr>
  </w:style>
  <w:style w:type="character" w:customStyle="1" w:styleId="Heading1Char">
    <w:name w:val="Heading 1 Char"/>
    <w:basedOn w:val="DefaultParagraphFont"/>
    <w:link w:val="Heading1"/>
    <w:uiPriority w:val="9"/>
    <w:rsid w:val="0077282F"/>
    <w:rPr>
      <w:rFonts w:asciiTheme="majorHAnsi" w:eastAsiaTheme="majorEastAsia" w:hAnsiTheme="majorHAnsi" w:cstheme="majorBidi"/>
      <w:b/>
      <w:bCs/>
      <w:color w:val="2F5496" w:themeColor="accent1" w:themeShade="BF"/>
      <w:sz w:val="28"/>
      <w:szCs w:val="28"/>
    </w:rPr>
  </w:style>
  <w:style w:type="character" w:styleId="CommentReference">
    <w:name w:val="annotation reference"/>
    <w:basedOn w:val="DefaultParagraphFont"/>
    <w:uiPriority w:val="99"/>
    <w:semiHidden/>
    <w:unhideWhenUsed/>
    <w:rsid w:val="008768DB"/>
    <w:rPr>
      <w:sz w:val="16"/>
      <w:szCs w:val="16"/>
    </w:rPr>
  </w:style>
  <w:style w:type="paragraph" w:styleId="CommentText">
    <w:name w:val="annotation text"/>
    <w:basedOn w:val="Normal"/>
    <w:link w:val="CommentTextChar"/>
    <w:uiPriority w:val="99"/>
    <w:semiHidden/>
    <w:unhideWhenUsed/>
    <w:rsid w:val="008768DB"/>
    <w:pPr>
      <w:spacing w:line="240" w:lineRule="auto"/>
    </w:pPr>
    <w:rPr>
      <w:sz w:val="20"/>
      <w:szCs w:val="20"/>
    </w:rPr>
  </w:style>
  <w:style w:type="character" w:customStyle="1" w:styleId="CommentTextChar">
    <w:name w:val="Comment Text Char"/>
    <w:basedOn w:val="DefaultParagraphFont"/>
    <w:link w:val="CommentText"/>
    <w:uiPriority w:val="99"/>
    <w:semiHidden/>
    <w:rsid w:val="008768DB"/>
    <w:rPr>
      <w:sz w:val="20"/>
      <w:szCs w:val="20"/>
    </w:rPr>
  </w:style>
  <w:style w:type="paragraph" w:styleId="CommentSubject">
    <w:name w:val="annotation subject"/>
    <w:basedOn w:val="CommentText"/>
    <w:next w:val="CommentText"/>
    <w:link w:val="CommentSubjectChar"/>
    <w:uiPriority w:val="99"/>
    <w:semiHidden/>
    <w:unhideWhenUsed/>
    <w:rsid w:val="008768DB"/>
    <w:rPr>
      <w:b/>
      <w:bCs/>
    </w:rPr>
  </w:style>
  <w:style w:type="character" w:customStyle="1" w:styleId="CommentSubjectChar">
    <w:name w:val="Comment Subject Char"/>
    <w:basedOn w:val="CommentTextChar"/>
    <w:link w:val="CommentSubject"/>
    <w:uiPriority w:val="99"/>
    <w:semiHidden/>
    <w:rsid w:val="008768DB"/>
    <w:rPr>
      <w:b/>
      <w:bCs/>
      <w:sz w:val="20"/>
      <w:szCs w:val="20"/>
    </w:rPr>
  </w:style>
  <w:style w:type="character" w:styleId="Hyperlink">
    <w:name w:val="Hyperlink"/>
    <w:basedOn w:val="DefaultParagraphFont"/>
    <w:uiPriority w:val="99"/>
    <w:semiHidden/>
    <w:unhideWhenUsed/>
    <w:rsid w:val="00951E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66827">
      <w:bodyDiv w:val="1"/>
      <w:marLeft w:val="0"/>
      <w:marRight w:val="0"/>
      <w:marTop w:val="0"/>
      <w:marBottom w:val="0"/>
      <w:divBdr>
        <w:top w:val="none" w:sz="0" w:space="0" w:color="auto"/>
        <w:left w:val="none" w:sz="0" w:space="0" w:color="auto"/>
        <w:bottom w:val="none" w:sz="0" w:space="0" w:color="auto"/>
        <w:right w:val="none" w:sz="0" w:space="0" w:color="auto"/>
      </w:divBdr>
    </w:div>
    <w:div w:id="152259070">
      <w:bodyDiv w:val="1"/>
      <w:marLeft w:val="0"/>
      <w:marRight w:val="0"/>
      <w:marTop w:val="0"/>
      <w:marBottom w:val="0"/>
      <w:divBdr>
        <w:top w:val="none" w:sz="0" w:space="0" w:color="auto"/>
        <w:left w:val="none" w:sz="0" w:space="0" w:color="auto"/>
        <w:bottom w:val="none" w:sz="0" w:space="0" w:color="auto"/>
        <w:right w:val="none" w:sz="0" w:space="0" w:color="auto"/>
      </w:divBdr>
    </w:div>
    <w:div w:id="931938807">
      <w:bodyDiv w:val="1"/>
      <w:marLeft w:val="0"/>
      <w:marRight w:val="0"/>
      <w:marTop w:val="0"/>
      <w:marBottom w:val="0"/>
      <w:divBdr>
        <w:top w:val="none" w:sz="0" w:space="0" w:color="auto"/>
        <w:left w:val="none" w:sz="0" w:space="0" w:color="auto"/>
        <w:bottom w:val="none" w:sz="0" w:space="0" w:color="auto"/>
        <w:right w:val="none" w:sz="0" w:space="0" w:color="auto"/>
      </w:divBdr>
    </w:div>
    <w:div w:id="191164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3.png"/><Relationship Id="rId3" Type="http://schemas.openxmlformats.org/officeDocument/2006/relationships/image" Target="media/image18.png"/><Relationship Id="rId7" Type="http://schemas.openxmlformats.org/officeDocument/2006/relationships/image" Target="media/image21.png"/><Relationship Id="rId2" Type="http://schemas.openxmlformats.org/officeDocument/2006/relationships/image" Target="media/image17.jpeg"/><Relationship Id="rId1" Type="http://schemas.openxmlformats.org/officeDocument/2006/relationships/image" Target="media/image16.png"/><Relationship Id="rId6" Type="http://schemas.openxmlformats.org/officeDocument/2006/relationships/image" Target="media/image20.png"/><Relationship Id="rId5" Type="http://schemas.openxmlformats.org/officeDocument/2006/relationships/image" Target="media/image19.png"/><Relationship Id="rId10" Type="http://schemas.openxmlformats.org/officeDocument/2006/relationships/image" Target="media/image25.png"/><Relationship Id="rId4" Type="http://schemas.openxmlformats.org/officeDocument/2006/relationships/image" Target="media/image19.jpeg"/><Relationship Id="rId9" Type="http://schemas.openxmlformats.org/officeDocument/2006/relationships/image" Target="media/image24.png"/></Relationships>
</file>

<file path=word/_rels/footer2.xml.rels><?xml version="1.0" encoding="UTF-8" standalone="yes"?>
<Relationships xmlns="http://schemas.openxmlformats.org/package/2006/relationships"><Relationship Id="rId8" Type="http://schemas.openxmlformats.org/officeDocument/2006/relationships/image" Target="media/image23.png"/><Relationship Id="rId3" Type="http://schemas.openxmlformats.org/officeDocument/2006/relationships/image" Target="media/image18.png"/><Relationship Id="rId7" Type="http://schemas.openxmlformats.org/officeDocument/2006/relationships/image" Target="media/image21.png"/><Relationship Id="rId2" Type="http://schemas.openxmlformats.org/officeDocument/2006/relationships/image" Target="media/image17.jpeg"/><Relationship Id="rId1" Type="http://schemas.openxmlformats.org/officeDocument/2006/relationships/image" Target="media/image16.png"/><Relationship Id="rId6" Type="http://schemas.openxmlformats.org/officeDocument/2006/relationships/image" Target="media/image20.png"/><Relationship Id="rId5" Type="http://schemas.openxmlformats.org/officeDocument/2006/relationships/image" Target="media/image19.png"/><Relationship Id="rId10" Type="http://schemas.openxmlformats.org/officeDocument/2006/relationships/image" Target="media/image25.png"/><Relationship Id="rId4" Type="http://schemas.openxmlformats.org/officeDocument/2006/relationships/image" Target="media/image19.jpeg"/><Relationship Id="rId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BB5B-DF27-4420-B9E7-E1938DAA3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737</Words>
  <Characters>4646</Characters>
  <Application>Microsoft Office Word</Application>
  <DocSecurity>0</DocSecurity>
  <Lines>38</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Bedienungsanleitung</vt:lpstr>
      <vt:lpstr>Bedienungsanleitung</vt:lpstr>
    </vt:vector>
  </TitlesOfParts>
  <Company/>
  <LinksUpToDate>false</LinksUpToDate>
  <CharactersWithSpaces>5373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Bedienungsanleitung</dc:title>
  <dc:creator>Bopaul Lutalakuemo</dc:creator>
  <cp:lastModifiedBy>Ola Damjani</cp:lastModifiedBy>
  <cp:revision>2</cp:revision>
  <dcterms:created xsi:type="dcterms:W3CDTF">2020-08-17T07:01:00Z</dcterms:created>
  <dcterms:modified xsi:type="dcterms:W3CDTF">2020-08-17T07:01:00Z</dcterms:modified>
</cp:coreProperties>
</file>